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6E2627">
      <w:pPr>
        <w:widowControl/>
        <w:shd w:val="clear" w:color="auto" w:fill="FFFFFF"/>
        <w:spacing w:line="360" w:lineRule="atLeast"/>
        <w:ind w:firstLine="426"/>
        <w:jc w:val="center"/>
        <w:rPr>
          <w:rFonts w:hint="eastAsia" w:ascii="华文中宋" w:hAnsi="华文中宋" w:eastAsia="华文中宋" w:cs="Arial"/>
          <w:color w:val="333333"/>
          <w:kern w:val="0"/>
          <w:sz w:val="52"/>
          <w:szCs w:val="52"/>
        </w:rPr>
      </w:pPr>
      <w:bookmarkStart w:id="0" w:name="_Hlk197174720"/>
      <w:bookmarkEnd w:id="0"/>
      <w:r>
        <w:rPr>
          <w:rFonts w:hint="eastAsia" w:ascii="华文中宋" w:hAnsi="华文中宋" w:eastAsia="华文中宋" w:cs="Arial"/>
          <w:color w:val="333333"/>
          <w:kern w:val="0"/>
          <w:sz w:val="52"/>
          <w:szCs w:val="52"/>
        </w:rPr>
        <w:t>中国大学生计算机设计大赛</w:t>
      </w:r>
    </w:p>
    <w:p w14:paraId="48BA7584">
      <w:pPr>
        <w:widowControl/>
        <w:shd w:val="clear" w:color="auto" w:fill="FFFFFF"/>
        <w:spacing w:line="360" w:lineRule="atLeast"/>
        <w:ind w:firstLine="1040"/>
        <w:jc w:val="center"/>
        <w:rPr>
          <w:rFonts w:hint="eastAsia" w:ascii="华文中宋" w:hAnsi="华文中宋" w:eastAsia="华文中宋" w:cs="Arial"/>
          <w:color w:val="333333"/>
          <w:kern w:val="0"/>
          <w:szCs w:val="21"/>
        </w:rPr>
      </w:pPr>
    </w:p>
    <w:p w14:paraId="343B3081">
      <w:pPr>
        <w:widowControl/>
        <w:shd w:val="clear" w:color="auto" w:fill="FFFFFF"/>
        <w:spacing w:line="360" w:lineRule="atLeast"/>
        <w:ind w:firstLine="420"/>
        <w:jc w:val="center"/>
        <w:rPr>
          <w:rFonts w:ascii="Arial" w:hAnsi="Arial" w:eastAsia="宋体" w:cs="Arial"/>
          <w:color w:val="333333"/>
          <w:kern w:val="0"/>
          <w:szCs w:val="21"/>
        </w:rPr>
      </w:pPr>
      <w:r>
        <w:rPr>
          <w:rFonts w:ascii="仿宋_GB2312" w:hAnsi="楷体" w:eastAsia="仿宋_GB2312" w:cs="仿宋_GB2312"/>
          <w:color w:val="000000"/>
          <w:sz w:val="32"/>
          <w:szCs w:val="32"/>
        </w:rPr>
        <w:drawing>
          <wp:inline distT="0" distB="0" distL="0" distR="0">
            <wp:extent cx="1713230" cy="1565910"/>
            <wp:effectExtent l="0" t="0" r="1270" b="0"/>
            <wp:docPr id="2" name="图片 3" descr="C:\Users\blculjm\AppData\Local\Temp\16187555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C:\Users\blculjm\AppData\Local\Temp\1618755595(1).png"/>
                    <pic:cNvPicPr>
                      <a:picLocks noChangeAspect="1" noChangeArrowheads="1"/>
                    </pic:cNvPicPr>
                  </pic:nvPicPr>
                  <pic:blipFill>
                    <a:blip r:embed="rId7" cstate="print"/>
                    <a:srcRect/>
                    <a:stretch>
                      <a:fillRect/>
                    </a:stretch>
                  </pic:blipFill>
                  <pic:spPr>
                    <a:xfrm>
                      <a:off x="0" y="0"/>
                      <a:ext cx="1760092" cy="1608806"/>
                    </a:xfrm>
                    <a:prstGeom prst="rect">
                      <a:avLst/>
                    </a:prstGeom>
                    <a:noFill/>
                    <a:ln>
                      <a:noFill/>
                    </a:ln>
                  </pic:spPr>
                </pic:pic>
              </a:graphicData>
            </a:graphic>
          </wp:inline>
        </w:drawing>
      </w:r>
    </w:p>
    <w:p w14:paraId="5DC09FC0">
      <w:pPr>
        <w:widowControl/>
        <w:shd w:val="clear" w:color="auto" w:fill="FFFFFF"/>
        <w:spacing w:line="360" w:lineRule="atLeast"/>
        <w:ind w:firstLine="1040"/>
        <w:jc w:val="center"/>
        <w:rPr>
          <w:rFonts w:hint="eastAsia" w:ascii="华文中宋" w:hAnsi="华文中宋" w:eastAsia="华文中宋" w:cs="Arial"/>
          <w:color w:val="333333"/>
          <w:kern w:val="0"/>
          <w:szCs w:val="21"/>
        </w:rPr>
      </w:pPr>
    </w:p>
    <w:p w14:paraId="41BD6F41">
      <w:pPr>
        <w:widowControl/>
        <w:shd w:val="clear" w:color="auto" w:fill="FFFFFF"/>
        <w:spacing w:after="624" w:afterLines="200" w:line="360" w:lineRule="atLeast"/>
        <w:ind w:firstLine="426"/>
        <w:jc w:val="center"/>
        <w:rPr>
          <w:rFonts w:hint="eastAsia" w:ascii="华文楷体" w:hAnsi="华文楷体" w:eastAsia="华文楷体" w:cs="Arial"/>
          <w:color w:val="333333"/>
          <w:kern w:val="0"/>
          <w:sz w:val="32"/>
          <w:szCs w:val="32"/>
        </w:rPr>
      </w:pPr>
      <w:r>
        <w:rPr>
          <w:rFonts w:hint="eastAsia" w:ascii="华文楷体" w:hAnsi="华文楷体" w:eastAsia="华文楷体" w:cs="Arial"/>
          <w:color w:val="333333"/>
          <w:kern w:val="0"/>
          <w:sz w:val="32"/>
          <w:szCs w:val="32"/>
        </w:rPr>
        <w:t>软件开发类作品文档简要要求</w:t>
      </w:r>
    </w:p>
    <w:p w14:paraId="1B61D6AC">
      <w:pPr>
        <w:widowControl/>
        <w:shd w:val="clear" w:color="auto" w:fill="FFFFFF"/>
        <w:spacing w:before="156" w:beforeLines="50" w:line="360" w:lineRule="atLeast"/>
        <w:jc w:val="left"/>
        <w:rPr>
          <w:rFonts w:hint="eastAsia"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p>
    <w:p w14:paraId="137557F5">
      <w:pPr>
        <w:widowControl/>
        <w:shd w:val="clear" w:color="auto" w:fill="FFFFFF"/>
        <w:spacing w:before="156" w:beforeLines="50" w:line="360" w:lineRule="atLeast"/>
        <w:jc w:val="left"/>
        <w:rPr>
          <w:rFonts w:hint="eastAsia"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　　　　　　　　　　　　　　　　　　　</w:t>
      </w:r>
    </w:p>
    <w:p w14:paraId="17BC12D2">
      <w:pPr>
        <w:widowControl/>
        <w:shd w:val="clear" w:color="auto" w:fill="FFFFFF"/>
        <w:spacing w:before="156" w:beforeLines="50" w:line="360" w:lineRule="atLeast"/>
        <w:jc w:val="left"/>
        <w:rPr>
          <w:rFonts w:hint="eastAsia"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p>
    <w:p w14:paraId="252ABA56">
      <w:pPr>
        <w:widowControl/>
        <w:shd w:val="clear" w:color="auto" w:fill="FFFFFF"/>
        <w:spacing w:before="156" w:beforeLines="50" w:line="360" w:lineRule="atLeast"/>
        <w:jc w:val="left"/>
        <w:rPr>
          <w:rFonts w:hint="eastAsia" w:ascii="宋体" w:hAnsi="宋体" w:eastAsia="宋体" w:cs="Arial"/>
          <w:color w:val="333333"/>
          <w:kern w:val="0"/>
          <w:sz w:val="32"/>
          <w:szCs w:val="32"/>
        </w:rPr>
      </w:pPr>
      <w:r>
        <w:rPr>
          <w:rFonts w:hint="eastAsia" w:ascii="宋体" w:hAnsi="宋体" w:eastAsia="宋体" w:cs="Arial"/>
          <w:color w:val="333333"/>
          <w:kern w:val="0"/>
          <w:sz w:val="32"/>
          <w:szCs w:val="32"/>
        </w:rPr>
        <w:t>版本编号：</w:t>
      </w:r>
      <w:r>
        <w:rPr>
          <w:rFonts w:hint="eastAsia" w:ascii="宋体" w:hAnsi="宋体" w:eastAsia="宋体" w:cs="Arial"/>
          <w:color w:val="333333"/>
          <w:kern w:val="0"/>
          <w:sz w:val="32"/>
          <w:szCs w:val="32"/>
          <w:u w:val="single"/>
        </w:rPr>
        <w:t>　　　　　　　　　　　　　　　　　　　</w:t>
      </w:r>
    </w:p>
    <w:p w14:paraId="733B49FC">
      <w:pPr>
        <w:widowControl/>
        <w:shd w:val="clear" w:color="auto" w:fill="FFFFFF"/>
        <w:spacing w:before="156" w:beforeLines="50" w:after="624" w:afterLines="200" w:line="360" w:lineRule="atLeast"/>
        <w:jc w:val="left"/>
        <w:rPr>
          <w:rFonts w:hint="eastAsia" w:ascii="宋体" w:hAnsi="宋体" w:eastAsia="宋体" w:cs="Arial"/>
          <w:color w:val="333333"/>
          <w:kern w:val="0"/>
          <w:sz w:val="32"/>
          <w:szCs w:val="32"/>
        </w:rPr>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margin">
                  <wp:posOffset>27305</wp:posOffset>
                </wp:positionH>
                <wp:positionV relativeFrom="paragraph">
                  <wp:posOffset>835025</wp:posOffset>
                </wp:positionV>
                <wp:extent cx="5200650" cy="2604770"/>
                <wp:effectExtent l="4445" t="4445" r="5080" b="10160"/>
                <wp:wrapTopAndBottom/>
                <wp:docPr id="5" name="文本框 2"/>
                <wp:cNvGraphicFramePr/>
                <a:graphic xmlns:a="http://schemas.openxmlformats.org/drawingml/2006/main">
                  <a:graphicData uri="http://schemas.microsoft.com/office/word/2010/wordprocessingShape">
                    <wps:wsp>
                      <wps:cNvSpPr txBox="1"/>
                      <wps:spPr>
                        <a:xfrm>
                          <a:off x="0" y="0"/>
                          <a:ext cx="5200650" cy="2604770"/>
                        </a:xfrm>
                        <a:prstGeom prst="rect">
                          <a:avLst/>
                        </a:prstGeom>
                        <a:solidFill>
                          <a:schemeClr val="lt1"/>
                        </a:solidFill>
                        <a:ln w="6350">
                          <a:solidFill>
                            <a:prstClr val="black"/>
                          </a:solidFill>
                        </a:ln>
                      </wps:spPr>
                      <wps:txbx>
                        <w:txbxContent>
                          <w:p w14:paraId="2BB622AB">
                            <w:pPr>
                              <w:rPr>
                                <w:rFonts w:hint="eastAsia" w:ascii="黑体" w:hAnsi="黑体" w:eastAsia="黑体"/>
                                <w:sz w:val="28"/>
                                <w:szCs w:val="28"/>
                              </w:rPr>
                            </w:pPr>
                            <w:r>
                              <w:rPr>
                                <w:rFonts w:hint="eastAsia" w:ascii="黑体" w:hAnsi="黑体" w:eastAsia="黑体"/>
                                <w:sz w:val="28"/>
                                <w:szCs w:val="28"/>
                              </w:rPr>
                              <w:t>填写说明：</w:t>
                            </w:r>
                          </w:p>
                          <w:p w14:paraId="055CD444">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本文档适用于所有涉及软件应用与开发类</w:t>
                            </w:r>
                            <w:r>
                              <w:rPr>
                                <w:rFonts w:ascii="华文楷体" w:hAnsi="华文楷体" w:eastAsia="华文楷体"/>
                              </w:rPr>
                              <w:t>的各个小类</w:t>
                            </w:r>
                            <w:r>
                              <w:rPr>
                                <w:rFonts w:hint="eastAsia" w:ascii="华文楷体" w:hAnsi="华文楷体" w:eastAsia="华文楷体"/>
                              </w:rPr>
                              <w:t>作品，包括：（1）Web应用与开发（2）管理信息系统（3）移动应用开发（非游戏类）（4）算法设计与应用（5）企业赛项；</w:t>
                            </w:r>
                          </w:p>
                          <w:p w14:paraId="5547D585">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本文档为简要文档，不宜长篇大论，需简明扼要，</w:t>
                            </w:r>
                            <w:r>
                              <w:rPr>
                                <w:rFonts w:ascii="华文楷体" w:hAnsi="华文楷体" w:eastAsia="华文楷体"/>
                              </w:rPr>
                              <w:t>建议</w:t>
                            </w:r>
                            <w:r>
                              <w:rPr>
                                <w:rFonts w:hint="eastAsia" w:ascii="华文楷体" w:hAnsi="华文楷体" w:eastAsia="华文楷体"/>
                              </w:rPr>
                              <w:t>设计</w:t>
                            </w:r>
                            <w:r>
                              <w:rPr>
                                <w:rFonts w:ascii="华文楷体" w:hAnsi="华文楷体" w:eastAsia="华文楷体"/>
                              </w:rPr>
                              <w:t>二级目录</w:t>
                            </w:r>
                            <w:r>
                              <w:rPr>
                                <w:rFonts w:hint="eastAsia" w:ascii="华文楷体" w:hAnsi="华文楷体" w:eastAsia="华文楷体"/>
                              </w:rPr>
                              <w:t>，逻辑性强；</w:t>
                            </w:r>
                          </w:p>
                          <w:p w14:paraId="3FD73E96">
                            <w:pPr>
                              <w:pStyle w:val="20"/>
                              <w:numPr>
                                <w:ilvl w:val="0"/>
                                <w:numId w:val="2"/>
                              </w:numPr>
                              <w:ind w:firstLineChars="0"/>
                              <w:rPr>
                                <w:rFonts w:hint="eastAsia" w:ascii="华文楷体" w:hAnsi="华文楷体" w:eastAsia="华文楷体"/>
                              </w:rPr>
                            </w:pPr>
                            <w:r>
                              <w:rPr>
                                <w:rFonts w:hint="eastAsia" w:ascii="华文楷体" w:hAnsi="华文楷体" w:eastAsia="华文楷体"/>
                              </w:rPr>
                              <w:t>一级标题采用二号黑体，</w:t>
                            </w:r>
                            <w:r>
                              <w:rPr>
                                <w:rFonts w:ascii="华文楷体" w:hAnsi="华文楷体" w:eastAsia="华文楷体"/>
                              </w:rPr>
                              <w:t>居中</w:t>
                            </w:r>
                            <w:r>
                              <w:rPr>
                                <w:rFonts w:hint="eastAsia" w:ascii="华文楷体" w:hAnsi="华文楷体" w:eastAsia="华文楷体"/>
                              </w:rPr>
                              <w:t>，二级</w:t>
                            </w:r>
                            <w:r>
                              <w:rPr>
                                <w:rFonts w:ascii="华文楷体" w:hAnsi="华文楷体" w:eastAsia="华文楷体"/>
                              </w:rPr>
                              <w:t>标题采用三号黑体，</w:t>
                            </w:r>
                            <w:r>
                              <w:rPr>
                                <w:rFonts w:hint="eastAsia" w:ascii="华文楷体" w:hAnsi="华文楷体" w:eastAsia="华文楷体"/>
                              </w:rPr>
                              <w:t>靠左</w:t>
                            </w:r>
                            <w:r>
                              <w:rPr>
                                <w:rFonts w:ascii="华文楷体" w:hAnsi="华文楷体" w:eastAsia="华文楷体"/>
                              </w:rPr>
                              <w:t>，</w:t>
                            </w:r>
                            <w:r>
                              <w:rPr>
                                <w:rFonts w:hint="eastAsia" w:ascii="华文楷体" w:hAnsi="华文楷体" w:eastAsia="华文楷体"/>
                              </w:rPr>
                              <w:t>根据需要可以</w:t>
                            </w:r>
                            <w:r>
                              <w:rPr>
                                <w:rFonts w:ascii="华文楷体" w:hAnsi="华文楷体" w:eastAsia="华文楷体"/>
                              </w:rPr>
                              <w:t>设计三级</w:t>
                            </w:r>
                            <w:r>
                              <w:rPr>
                                <w:rFonts w:hint="eastAsia" w:ascii="华文楷体" w:hAnsi="华文楷体" w:eastAsia="华文楷体"/>
                              </w:rPr>
                              <w:t>标题，正文一律用五号宋体；</w:t>
                            </w:r>
                          </w:p>
                          <w:p w14:paraId="3F88D037">
                            <w:pPr>
                              <w:pStyle w:val="20"/>
                              <w:numPr>
                                <w:ilvl w:val="0"/>
                                <w:numId w:val="2"/>
                              </w:numPr>
                              <w:ind w:firstLineChars="0"/>
                              <w:rPr>
                                <w:rFonts w:hint="eastAsia" w:ascii="华文楷体" w:hAnsi="华文楷体" w:eastAsia="华文楷体"/>
                              </w:rPr>
                            </w:pPr>
                            <w:r>
                              <w:rPr>
                                <w:rFonts w:hint="eastAsia" w:ascii="华文楷体" w:hAnsi="华文楷体" w:eastAsia="华文楷体"/>
                              </w:rPr>
                              <w:t>提交文档时，以PDF格式提交本文档；</w:t>
                            </w:r>
                          </w:p>
                          <w:p w14:paraId="7EA8B202">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p w14:paraId="28C1E360">
                            <w:pPr>
                              <w:pStyle w:val="20"/>
                              <w:numPr>
                                <w:ilvl w:val="0"/>
                                <w:numId w:val="2"/>
                              </w:numPr>
                              <w:ind w:firstLineChars="0"/>
                              <w:rPr>
                                <w:rFonts w:hint="eastAsia" w:ascii="华文楷体" w:hAnsi="华文楷体" w:eastAsia="华文楷体"/>
                              </w:rPr>
                            </w:pPr>
                            <w:r>
                              <w:rPr>
                                <w:rFonts w:hint="eastAsia" w:ascii="华文楷体" w:hAnsi="华文楷体" w:eastAsia="华文楷体"/>
                              </w:rPr>
                              <w:t>项目中涉及应用人工智能大模型的内容，务必在各个部分说明清楚。</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2.15pt;margin-top:65.75pt;height:205.1pt;width:409.5pt;mso-position-horizontal-relative:margin;mso-wrap-distance-bottom:0pt;mso-wrap-distance-top:0pt;z-index:251659264;mso-width-relative:page;mso-height-relative:page;" fillcolor="#FFFFFF [3201]" filled="t" stroked="t" coordsize="21600,21600" o:gfxdata="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qranXWAAAA&#10;CQEAAA8AAAAAAAAAAQAgAAAAIgAAAGRycy9kb3ducmV2LnhtbFBLAQIUABQAAAAIAIdO4kAk0M4L&#10;WAIAALgEAAAOAAAAAAAAAAEAIAAAACUBAABkcnMvZTJvRG9jLnhtbFBLBQYAAAAABgAGAFkBAADv&#10;BQAAAAA=&#10;">
                <v:fill on="t" focussize="0,0"/>
                <v:stroke weight="0.5pt" color="#000000" joinstyle="round"/>
                <v:imagedata o:title=""/>
                <o:lock v:ext="edit" aspectratio="f"/>
                <v:textbox>
                  <w:txbxContent>
                    <w:p w14:paraId="2BB622AB">
                      <w:pPr>
                        <w:rPr>
                          <w:rFonts w:hint="eastAsia" w:ascii="黑体" w:hAnsi="黑体" w:eastAsia="黑体"/>
                          <w:sz w:val="28"/>
                          <w:szCs w:val="28"/>
                        </w:rPr>
                      </w:pPr>
                      <w:r>
                        <w:rPr>
                          <w:rFonts w:hint="eastAsia" w:ascii="黑体" w:hAnsi="黑体" w:eastAsia="黑体"/>
                          <w:sz w:val="28"/>
                          <w:szCs w:val="28"/>
                        </w:rPr>
                        <w:t>填写说明：</w:t>
                      </w:r>
                    </w:p>
                    <w:p w14:paraId="055CD444">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本文档适用于所有涉及软件应用与开发类</w:t>
                      </w:r>
                      <w:r>
                        <w:rPr>
                          <w:rFonts w:ascii="华文楷体" w:hAnsi="华文楷体" w:eastAsia="华文楷体"/>
                        </w:rPr>
                        <w:t>的各个小类</w:t>
                      </w:r>
                      <w:r>
                        <w:rPr>
                          <w:rFonts w:hint="eastAsia" w:ascii="华文楷体" w:hAnsi="华文楷体" w:eastAsia="华文楷体"/>
                        </w:rPr>
                        <w:t>作品，包括：（1）Web应用与开发（2）管理信息系统（3）移动应用开发（非游戏类）（4）算法设计与应用（5）企业赛项；</w:t>
                      </w:r>
                    </w:p>
                    <w:p w14:paraId="5547D585">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本文档为简要文档，不宜长篇大论，需简明扼要，</w:t>
                      </w:r>
                      <w:r>
                        <w:rPr>
                          <w:rFonts w:ascii="华文楷体" w:hAnsi="华文楷体" w:eastAsia="华文楷体"/>
                        </w:rPr>
                        <w:t>建议</w:t>
                      </w:r>
                      <w:r>
                        <w:rPr>
                          <w:rFonts w:hint="eastAsia" w:ascii="华文楷体" w:hAnsi="华文楷体" w:eastAsia="华文楷体"/>
                        </w:rPr>
                        <w:t>设计</w:t>
                      </w:r>
                      <w:r>
                        <w:rPr>
                          <w:rFonts w:ascii="华文楷体" w:hAnsi="华文楷体" w:eastAsia="华文楷体"/>
                        </w:rPr>
                        <w:t>二级目录</w:t>
                      </w:r>
                      <w:r>
                        <w:rPr>
                          <w:rFonts w:hint="eastAsia" w:ascii="华文楷体" w:hAnsi="华文楷体" w:eastAsia="华文楷体"/>
                        </w:rPr>
                        <w:t>，逻辑性强；</w:t>
                      </w:r>
                    </w:p>
                    <w:p w14:paraId="3FD73E96">
                      <w:pPr>
                        <w:pStyle w:val="20"/>
                        <w:numPr>
                          <w:ilvl w:val="0"/>
                          <w:numId w:val="2"/>
                        </w:numPr>
                        <w:ind w:firstLineChars="0"/>
                        <w:rPr>
                          <w:rFonts w:hint="eastAsia" w:ascii="华文楷体" w:hAnsi="华文楷体" w:eastAsia="华文楷体"/>
                        </w:rPr>
                      </w:pPr>
                      <w:r>
                        <w:rPr>
                          <w:rFonts w:hint="eastAsia" w:ascii="华文楷体" w:hAnsi="华文楷体" w:eastAsia="华文楷体"/>
                        </w:rPr>
                        <w:t>一级标题采用二号黑体，</w:t>
                      </w:r>
                      <w:r>
                        <w:rPr>
                          <w:rFonts w:ascii="华文楷体" w:hAnsi="华文楷体" w:eastAsia="华文楷体"/>
                        </w:rPr>
                        <w:t>居中</w:t>
                      </w:r>
                      <w:r>
                        <w:rPr>
                          <w:rFonts w:hint="eastAsia" w:ascii="华文楷体" w:hAnsi="华文楷体" w:eastAsia="华文楷体"/>
                        </w:rPr>
                        <w:t>，二级</w:t>
                      </w:r>
                      <w:r>
                        <w:rPr>
                          <w:rFonts w:ascii="华文楷体" w:hAnsi="华文楷体" w:eastAsia="华文楷体"/>
                        </w:rPr>
                        <w:t>标题采用三号黑体，</w:t>
                      </w:r>
                      <w:r>
                        <w:rPr>
                          <w:rFonts w:hint="eastAsia" w:ascii="华文楷体" w:hAnsi="华文楷体" w:eastAsia="华文楷体"/>
                        </w:rPr>
                        <w:t>靠左</w:t>
                      </w:r>
                      <w:r>
                        <w:rPr>
                          <w:rFonts w:ascii="华文楷体" w:hAnsi="华文楷体" w:eastAsia="华文楷体"/>
                        </w:rPr>
                        <w:t>，</w:t>
                      </w:r>
                      <w:r>
                        <w:rPr>
                          <w:rFonts w:hint="eastAsia" w:ascii="华文楷体" w:hAnsi="华文楷体" w:eastAsia="华文楷体"/>
                        </w:rPr>
                        <w:t>根据需要可以</w:t>
                      </w:r>
                      <w:r>
                        <w:rPr>
                          <w:rFonts w:ascii="华文楷体" w:hAnsi="华文楷体" w:eastAsia="华文楷体"/>
                        </w:rPr>
                        <w:t>设计三级</w:t>
                      </w:r>
                      <w:r>
                        <w:rPr>
                          <w:rFonts w:hint="eastAsia" w:ascii="华文楷体" w:hAnsi="华文楷体" w:eastAsia="华文楷体"/>
                        </w:rPr>
                        <w:t>标题，正文一律用五号宋体；</w:t>
                      </w:r>
                    </w:p>
                    <w:p w14:paraId="3F88D037">
                      <w:pPr>
                        <w:pStyle w:val="20"/>
                        <w:numPr>
                          <w:ilvl w:val="0"/>
                          <w:numId w:val="2"/>
                        </w:numPr>
                        <w:ind w:firstLineChars="0"/>
                        <w:rPr>
                          <w:rFonts w:hint="eastAsia" w:ascii="华文楷体" w:hAnsi="华文楷体" w:eastAsia="华文楷体"/>
                        </w:rPr>
                      </w:pPr>
                      <w:r>
                        <w:rPr>
                          <w:rFonts w:hint="eastAsia" w:ascii="华文楷体" w:hAnsi="华文楷体" w:eastAsia="华文楷体"/>
                        </w:rPr>
                        <w:t>提交文档时，以PDF格式提交本文档；</w:t>
                      </w:r>
                    </w:p>
                    <w:p w14:paraId="7EA8B202">
                      <w:pPr>
                        <w:pStyle w:val="20"/>
                        <w:numPr>
                          <w:ilvl w:val="0"/>
                          <w:numId w:val="2"/>
                        </w:numPr>
                        <w:ind w:firstLineChars="0"/>
                        <w:rPr>
                          <w:rFonts w:hint="eastAsia"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p w14:paraId="28C1E360">
                      <w:pPr>
                        <w:pStyle w:val="20"/>
                        <w:numPr>
                          <w:ilvl w:val="0"/>
                          <w:numId w:val="2"/>
                        </w:numPr>
                        <w:ind w:firstLineChars="0"/>
                        <w:rPr>
                          <w:rFonts w:hint="eastAsia" w:ascii="华文楷体" w:hAnsi="华文楷体" w:eastAsia="华文楷体"/>
                        </w:rPr>
                      </w:pPr>
                      <w:r>
                        <w:rPr>
                          <w:rFonts w:hint="eastAsia" w:ascii="华文楷体" w:hAnsi="华文楷体" w:eastAsia="华文楷体"/>
                        </w:rPr>
                        <w:t>项目中涉及应用人工智能大模型的内容，务必在各个部分说明清楚。</w:t>
                      </w:r>
                    </w:p>
                  </w:txbxContent>
                </v:textbox>
                <w10:wrap type="topAndBottom"/>
              </v:shape>
            </w:pict>
          </mc:Fallback>
        </mc:AlternateContent>
      </w: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p>
    <w:p w14:paraId="44923318">
      <w:pPr>
        <w:widowControl/>
        <w:ind w:firstLine="420"/>
        <w:jc w:val="left"/>
        <w:rPr>
          <w:rFonts w:hint="eastAsia"/>
        </w:rPr>
      </w:pPr>
    </w:p>
    <w:p w14:paraId="37BF04F3">
      <w:pPr>
        <w:widowControl/>
        <w:ind w:firstLine="420"/>
        <w:jc w:val="left"/>
        <w:rPr>
          <w:rFonts w:hint="eastAsia"/>
        </w:rPr>
      </w:pPr>
    </w:p>
    <w:p w14:paraId="362DA0F7">
      <w:pPr>
        <w:widowControl/>
        <w:ind w:firstLine="420"/>
        <w:jc w:val="left"/>
        <w:rPr>
          <w:rFonts w:hint="eastAsia"/>
        </w:rPr>
      </w:pPr>
    </w:p>
    <w:p w14:paraId="0F84F089">
      <w:pPr>
        <w:widowControl/>
        <w:ind w:firstLine="420"/>
        <w:jc w:val="left"/>
        <w:rPr>
          <w:rFonts w:hint="eastAsia"/>
        </w:rPr>
      </w:pPr>
    </w:p>
    <w:sdt>
      <w:sdtPr>
        <w:rPr>
          <w:b/>
          <w:sz w:val="28"/>
          <w:szCs w:val="28"/>
        </w:rPr>
        <w:id w:val="-1"/>
        <w:docPartObj>
          <w:docPartGallery w:val="Table of Contents"/>
          <w:docPartUnique/>
        </w:docPartObj>
      </w:sdtPr>
      <w:sdtEndPr>
        <w:rPr>
          <w:b/>
          <w:sz w:val="28"/>
          <w:szCs w:val="28"/>
          <w:lang w:val="zh-CN"/>
        </w:rPr>
      </w:sdtEndPr>
      <w:sdtContent>
        <w:p w14:paraId="7A0C7236">
          <w:pPr>
            <w:jc w:val="center"/>
            <w:rPr>
              <w:rFonts w:hint="eastAsia"/>
              <w:sz w:val="32"/>
              <w:szCs w:val="32"/>
            </w:rPr>
          </w:pPr>
          <w:r>
            <w:rPr>
              <w:sz w:val="32"/>
              <w:szCs w:val="32"/>
            </w:rPr>
            <w:t>目</w:t>
          </w:r>
          <w:r>
            <w:rPr>
              <w:rFonts w:hint="eastAsia"/>
              <w:sz w:val="32"/>
              <w:szCs w:val="32"/>
            </w:rPr>
            <w:t xml:space="preserve"> </w:t>
          </w:r>
          <w:r>
            <w:rPr>
              <w:sz w:val="32"/>
              <w:szCs w:val="32"/>
            </w:rPr>
            <w:t xml:space="preserve"> 录</w:t>
          </w:r>
        </w:p>
        <w:p w14:paraId="4A867588">
          <w:pPr>
            <w:pStyle w:val="12"/>
            <w:rPr>
              <w:rFonts w:hint="eastAsia"/>
              <w:b w:val="0"/>
              <w:sz w:val="21"/>
              <w:szCs w:val="22"/>
            </w:rPr>
          </w:pPr>
          <w:r>
            <w:rPr>
              <w:rFonts w:ascii="华文楷体" w:hAnsi="华文楷体" w:eastAsia="华文楷体"/>
              <w:b w:val="0"/>
              <w:bCs/>
              <w:lang w:val="zh-CN"/>
            </w:rPr>
            <w:fldChar w:fldCharType="begin"/>
          </w:r>
          <w:r>
            <w:rPr>
              <w:rFonts w:ascii="华文楷体" w:hAnsi="华文楷体" w:eastAsia="华文楷体"/>
              <w:b w:val="0"/>
              <w:bCs/>
              <w:lang w:val="zh-CN"/>
            </w:rPr>
            <w:instrText xml:space="preserve"> TOC \o "1-3" \h \z \u </w:instrText>
          </w:r>
          <w:r>
            <w:rPr>
              <w:rFonts w:ascii="华文楷体" w:hAnsi="华文楷体" w:eastAsia="华文楷体"/>
              <w:b w:val="0"/>
              <w:bCs/>
              <w:lang w:val="zh-CN"/>
            </w:rPr>
            <w:fldChar w:fldCharType="separate"/>
          </w:r>
          <w:r>
            <w:fldChar w:fldCharType="begin"/>
          </w:r>
          <w:r>
            <w:instrText xml:space="preserve"> HYPERLINK \l "_Toc100040660" </w:instrText>
          </w:r>
          <w:r>
            <w:fldChar w:fldCharType="separate"/>
          </w:r>
          <w:r>
            <w:rPr>
              <w:b w:val="0"/>
            </w:rPr>
            <w:t>第一章</w:t>
          </w:r>
          <w:r>
            <w:rPr>
              <w:b w:val="0"/>
              <w:sz w:val="21"/>
              <w:szCs w:val="22"/>
            </w:rPr>
            <w:tab/>
          </w:r>
          <w:r>
            <w:rPr>
              <w:b w:val="0"/>
            </w:rPr>
            <w:t>需求分析</w:t>
          </w:r>
          <w:r>
            <w:rPr>
              <w:b w:val="0"/>
            </w:rPr>
            <w:tab/>
          </w:r>
          <w:r>
            <w:rPr>
              <w:b w:val="0"/>
            </w:rPr>
            <w:fldChar w:fldCharType="begin"/>
          </w:r>
          <w:r>
            <w:rPr>
              <w:b w:val="0"/>
            </w:rPr>
            <w:instrText xml:space="preserve"> PAGEREF _Toc100040660 \h </w:instrText>
          </w:r>
          <w:r>
            <w:rPr>
              <w:b w:val="0"/>
            </w:rPr>
            <w:fldChar w:fldCharType="separate"/>
          </w:r>
          <w:r>
            <w:rPr>
              <w:b w:val="0"/>
            </w:rPr>
            <w:t>6</w:t>
          </w:r>
          <w:r>
            <w:rPr>
              <w:b w:val="0"/>
            </w:rPr>
            <w:fldChar w:fldCharType="end"/>
          </w:r>
          <w:r>
            <w:rPr>
              <w:b w:val="0"/>
            </w:rPr>
            <w:fldChar w:fldCharType="end"/>
          </w:r>
        </w:p>
        <w:p w14:paraId="2357BC3F">
          <w:pPr>
            <w:pStyle w:val="12"/>
            <w:rPr>
              <w:rFonts w:hint="eastAsia"/>
              <w:b w:val="0"/>
              <w:sz w:val="21"/>
              <w:szCs w:val="22"/>
            </w:rPr>
          </w:pPr>
          <w:r>
            <w:fldChar w:fldCharType="begin"/>
          </w:r>
          <w:r>
            <w:instrText xml:space="preserve"> HYPERLINK \l "_Toc100040661" </w:instrText>
          </w:r>
          <w:r>
            <w:fldChar w:fldCharType="separate"/>
          </w:r>
          <w:r>
            <w:rPr>
              <w:b w:val="0"/>
            </w:rPr>
            <w:t>第二章</w:t>
          </w:r>
          <w:r>
            <w:rPr>
              <w:b w:val="0"/>
              <w:sz w:val="21"/>
              <w:szCs w:val="22"/>
            </w:rPr>
            <w:tab/>
          </w:r>
          <w:r>
            <w:rPr>
              <w:b w:val="0"/>
            </w:rPr>
            <w:t>概要设计</w:t>
          </w:r>
          <w:r>
            <w:rPr>
              <w:b w:val="0"/>
            </w:rPr>
            <w:tab/>
          </w:r>
          <w:r>
            <w:rPr>
              <w:b w:val="0"/>
            </w:rPr>
            <w:fldChar w:fldCharType="begin"/>
          </w:r>
          <w:r>
            <w:rPr>
              <w:b w:val="0"/>
            </w:rPr>
            <w:instrText xml:space="preserve"> PAGEREF _Toc100040661 \h </w:instrText>
          </w:r>
          <w:r>
            <w:rPr>
              <w:b w:val="0"/>
            </w:rPr>
            <w:fldChar w:fldCharType="separate"/>
          </w:r>
          <w:r>
            <w:rPr>
              <w:b w:val="0"/>
            </w:rPr>
            <w:t>6</w:t>
          </w:r>
          <w:r>
            <w:rPr>
              <w:b w:val="0"/>
            </w:rPr>
            <w:fldChar w:fldCharType="end"/>
          </w:r>
          <w:r>
            <w:rPr>
              <w:b w:val="0"/>
            </w:rPr>
            <w:fldChar w:fldCharType="end"/>
          </w:r>
        </w:p>
        <w:p w14:paraId="77DD8E8E">
          <w:pPr>
            <w:pStyle w:val="12"/>
            <w:rPr>
              <w:rFonts w:hint="eastAsia"/>
              <w:b w:val="0"/>
              <w:sz w:val="21"/>
              <w:szCs w:val="22"/>
            </w:rPr>
          </w:pPr>
          <w:r>
            <w:fldChar w:fldCharType="begin"/>
          </w:r>
          <w:r>
            <w:instrText xml:space="preserve"> HYPERLINK \l "_Toc100040662" </w:instrText>
          </w:r>
          <w:r>
            <w:fldChar w:fldCharType="separate"/>
          </w:r>
          <w:r>
            <w:rPr>
              <w:b w:val="0"/>
            </w:rPr>
            <w:t>第三章</w:t>
          </w:r>
          <w:r>
            <w:rPr>
              <w:b w:val="0"/>
              <w:sz w:val="21"/>
              <w:szCs w:val="22"/>
            </w:rPr>
            <w:tab/>
          </w:r>
          <w:r>
            <w:rPr>
              <w:b w:val="0"/>
            </w:rPr>
            <w:t>详细设计</w:t>
          </w:r>
          <w:r>
            <w:rPr>
              <w:b w:val="0"/>
            </w:rPr>
            <w:tab/>
          </w:r>
          <w:r>
            <w:rPr>
              <w:b w:val="0"/>
            </w:rPr>
            <w:fldChar w:fldCharType="begin"/>
          </w:r>
          <w:r>
            <w:rPr>
              <w:b w:val="0"/>
            </w:rPr>
            <w:instrText xml:space="preserve"> PAGEREF _Toc100040662 \h </w:instrText>
          </w:r>
          <w:r>
            <w:rPr>
              <w:b w:val="0"/>
            </w:rPr>
            <w:fldChar w:fldCharType="separate"/>
          </w:r>
          <w:r>
            <w:rPr>
              <w:b w:val="0"/>
            </w:rPr>
            <w:t>6</w:t>
          </w:r>
          <w:r>
            <w:rPr>
              <w:b w:val="0"/>
            </w:rPr>
            <w:fldChar w:fldCharType="end"/>
          </w:r>
          <w:r>
            <w:rPr>
              <w:b w:val="0"/>
            </w:rPr>
            <w:fldChar w:fldCharType="end"/>
          </w:r>
        </w:p>
        <w:p w14:paraId="09B2DD58">
          <w:pPr>
            <w:pStyle w:val="12"/>
            <w:rPr>
              <w:rFonts w:hint="eastAsia"/>
              <w:b w:val="0"/>
              <w:sz w:val="21"/>
              <w:szCs w:val="22"/>
            </w:rPr>
          </w:pPr>
          <w:r>
            <w:fldChar w:fldCharType="begin"/>
          </w:r>
          <w:r>
            <w:instrText xml:space="preserve"> HYPERLINK \l "_Toc100040663" </w:instrText>
          </w:r>
          <w:r>
            <w:fldChar w:fldCharType="separate"/>
          </w:r>
          <w:r>
            <w:rPr>
              <w:b w:val="0"/>
            </w:rPr>
            <w:t>第四章</w:t>
          </w:r>
          <w:r>
            <w:rPr>
              <w:b w:val="0"/>
              <w:sz w:val="21"/>
              <w:szCs w:val="22"/>
            </w:rPr>
            <w:tab/>
          </w:r>
          <w:r>
            <w:rPr>
              <w:b w:val="0"/>
            </w:rPr>
            <w:t>测试报告</w:t>
          </w:r>
          <w:r>
            <w:rPr>
              <w:b w:val="0"/>
            </w:rPr>
            <w:tab/>
          </w:r>
          <w:r>
            <w:rPr>
              <w:b w:val="0"/>
            </w:rPr>
            <w:fldChar w:fldCharType="begin"/>
          </w:r>
          <w:r>
            <w:rPr>
              <w:b w:val="0"/>
            </w:rPr>
            <w:instrText xml:space="preserve"> PAGEREF _Toc100040663 \h </w:instrText>
          </w:r>
          <w:r>
            <w:rPr>
              <w:b w:val="0"/>
            </w:rPr>
            <w:fldChar w:fldCharType="separate"/>
          </w:r>
          <w:r>
            <w:rPr>
              <w:b w:val="0"/>
            </w:rPr>
            <w:t>6</w:t>
          </w:r>
          <w:r>
            <w:rPr>
              <w:b w:val="0"/>
            </w:rPr>
            <w:fldChar w:fldCharType="end"/>
          </w:r>
          <w:r>
            <w:rPr>
              <w:b w:val="0"/>
            </w:rPr>
            <w:fldChar w:fldCharType="end"/>
          </w:r>
        </w:p>
        <w:p w14:paraId="2DE220E8">
          <w:pPr>
            <w:pStyle w:val="12"/>
            <w:rPr>
              <w:rFonts w:hint="eastAsia"/>
              <w:b w:val="0"/>
              <w:sz w:val="21"/>
              <w:szCs w:val="22"/>
            </w:rPr>
          </w:pPr>
          <w:r>
            <w:fldChar w:fldCharType="begin"/>
          </w:r>
          <w:r>
            <w:instrText xml:space="preserve"> HYPERLINK \l "_Toc100040664" </w:instrText>
          </w:r>
          <w:r>
            <w:fldChar w:fldCharType="separate"/>
          </w:r>
          <w:r>
            <w:rPr>
              <w:b w:val="0"/>
            </w:rPr>
            <w:t>第五章</w:t>
          </w:r>
          <w:r>
            <w:rPr>
              <w:b w:val="0"/>
              <w:sz w:val="21"/>
              <w:szCs w:val="22"/>
            </w:rPr>
            <w:tab/>
          </w:r>
          <w:r>
            <w:rPr>
              <w:b w:val="0"/>
            </w:rPr>
            <w:t>安装及使用</w:t>
          </w:r>
          <w:r>
            <w:rPr>
              <w:b w:val="0"/>
            </w:rPr>
            <w:tab/>
          </w:r>
          <w:r>
            <w:rPr>
              <w:b w:val="0"/>
            </w:rPr>
            <w:fldChar w:fldCharType="begin"/>
          </w:r>
          <w:r>
            <w:rPr>
              <w:b w:val="0"/>
            </w:rPr>
            <w:instrText xml:space="preserve"> PAGEREF _Toc100040664 \h </w:instrText>
          </w:r>
          <w:r>
            <w:rPr>
              <w:b w:val="0"/>
            </w:rPr>
            <w:fldChar w:fldCharType="separate"/>
          </w:r>
          <w:r>
            <w:rPr>
              <w:b w:val="0"/>
            </w:rPr>
            <w:t>6</w:t>
          </w:r>
          <w:r>
            <w:rPr>
              <w:b w:val="0"/>
            </w:rPr>
            <w:fldChar w:fldCharType="end"/>
          </w:r>
          <w:r>
            <w:rPr>
              <w:b w:val="0"/>
            </w:rPr>
            <w:fldChar w:fldCharType="end"/>
          </w:r>
        </w:p>
        <w:p w14:paraId="57153700">
          <w:pPr>
            <w:pStyle w:val="12"/>
            <w:rPr>
              <w:rFonts w:hint="eastAsia"/>
              <w:b w:val="0"/>
              <w:sz w:val="21"/>
              <w:szCs w:val="22"/>
            </w:rPr>
          </w:pPr>
          <w:r>
            <w:fldChar w:fldCharType="begin"/>
          </w:r>
          <w:r>
            <w:instrText xml:space="preserve"> HYPERLINK \l "_Toc100040665" </w:instrText>
          </w:r>
          <w:r>
            <w:fldChar w:fldCharType="separate"/>
          </w:r>
          <w:r>
            <w:rPr>
              <w:b w:val="0"/>
            </w:rPr>
            <w:t>第六章</w:t>
          </w:r>
          <w:r>
            <w:rPr>
              <w:b w:val="0"/>
              <w:sz w:val="21"/>
              <w:szCs w:val="22"/>
            </w:rPr>
            <w:tab/>
          </w:r>
          <w:r>
            <w:rPr>
              <w:b w:val="0"/>
            </w:rPr>
            <w:t>项目总结</w:t>
          </w:r>
          <w:r>
            <w:rPr>
              <w:b w:val="0"/>
            </w:rPr>
            <w:tab/>
          </w:r>
          <w:r>
            <w:rPr>
              <w:b w:val="0"/>
            </w:rPr>
            <w:fldChar w:fldCharType="begin"/>
          </w:r>
          <w:r>
            <w:rPr>
              <w:b w:val="0"/>
            </w:rPr>
            <w:instrText xml:space="preserve"> PAGEREF _Toc100040665 \h </w:instrText>
          </w:r>
          <w:r>
            <w:rPr>
              <w:b w:val="0"/>
            </w:rPr>
            <w:fldChar w:fldCharType="separate"/>
          </w:r>
          <w:r>
            <w:rPr>
              <w:b w:val="0"/>
            </w:rPr>
            <w:t>6</w:t>
          </w:r>
          <w:r>
            <w:rPr>
              <w:b w:val="0"/>
            </w:rPr>
            <w:fldChar w:fldCharType="end"/>
          </w:r>
          <w:r>
            <w:rPr>
              <w:b w:val="0"/>
            </w:rPr>
            <w:fldChar w:fldCharType="end"/>
          </w:r>
        </w:p>
        <w:p w14:paraId="63EBE938">
          <w:pPr>
            <w:pStyle w:val="12"/>
            <w:rPr>
              <w:rFonts w:hint="eastAsia"/>
              <w:b w:val="0"/>
              <w:sz w:val="21"/>
              <w:szCs w:val="22"/>
            </w:rPr>
          </w:pPr>
          <w:r>
            <w:fldChar w:fldCharType="begin"/>
          </w:r>
          <w:r>
            <w:instrText xml:space="preserve"> HYPERLINK \l "_Toc100040666" </w:instrText>
          </w:r>
          <w:r>
            <w:fldChar w:fldCharType="separate"/>
          </w:r>
          <w:r>
            <w:rPr>
              <w:b w:val="0"/>
            </w:rPr>
            <w:t>参考文献</w:t>
          </w:r>
          <w:r>
            <w:rPr>
              <w:b w:val="0"/>
            </w:rPr>
            <w:tab/>
          </w:r>
          <w:r>
            <w:rPr>
              <w:b w:val="0"/>
            </w:rPr>
            <w:fldChar w:fldCharType="begin"/>
          </w:r>
          <w:r>
            <w:rPr>
              <w:b w:val="0"/>
            </w:rPr>
            <w:instrText xml:space="preserve"> PAGEREF _Toc100040666 \h </w:instrText>
          </w:r>
          <w:r>
            <w:rPr>
              <w:b w:val="0"/>
            </w:rPr>
            <w:fldChar w:fldCharType="separate"/>
          </w:r>
          <w:r>
            <w:rPr>
              <w:b w:val="0"/>
            </w:rPr>
            <w:t>7</w:t>
          </w:r>
          <w:r>
            <w:rPr>
              <w:b w:val="0"/>
            </w:rPr>
            <w:fldChar w:fldCharType="end"/>
          </w:r>
          <w:r>
            <w:rPr>
              <w:b w:val="0"/>
            </w:rPr>
            <w:fldChar w:fldCharType="end"/>
          </w:r>
        </w:p>
        <w:p w14:paraId="6C5EEA99">
          <w:pPr>
            <w:pStyle w:val="12"/>
            <w:rPr>
              <w:rFonts w:hint="eastAsia"/>
              <w:b w:val="0"/>
            </w:rPr>
          </w:pPr>
          <w:r>
            <w:rPr>
              <w:rFonts w:ascii="华文楷体" w:hAnsi="华文楷体" w:eastAsia="华文楷体"/>
              <w:b w:val="0"/>
              <w:lang w:val="zh-CN"/>
            </w:rPr>
            <w:fldChar w:fldCharType="end"/>
          </w:r>
        </w:p>
      </w:sdtContent>
    </w:sdt>
    <w:p w14:paraId="105AE6F2">
      <w:pPr>
        <w:widowControl/>
        <w:ind w:firstLine="420"/>
        <w:jc w:val="left"/>
        <w:rPr>
          <w:rFonts w:hint="eastAsia"/>
        </w:rPr>
      </w:pPr>
      <w:r>
        <w:br w:type="page"/>
      </w:r>
    </w:p>
    <w:p w14:paraId="0A5A9308">
      <w:pPr>
        <w:pStyle w:val="2"/>
        <w:rPr>
          <w:rFonts w:hint="eastAsia"/>
        </w:rPr>
      </w:pPr>
      <w:bookmarkStart w:id="1" w:name="_Toc100040660"/>
      <w:r>
        <w:rPr>
          <w:rFonts w:hint="eastAsia"/>
        </w:rPr>
        <w:t>需求分析</w:t>
      </w:r>
      <w:bookmarkEnd w:id="1"/>
    </w:p>
    <w:p w14:paraId="4FC74776">
      <w:pPr>
        <w:rPr>
          <w:rFonts w:hint="eastAsia"/>
        </w:rPr>
      </w:pPr>
      <w:r>
        <w:rPr>
          <w:rFonts w:hint="eastAsia"/>
        </w:rPr>
        <w:t>【填写说明：本部分内容建议不超过</w:t>
      </w:r>
      <w:r>
        <w:t>1000</w:t>
      </w:r>
      <w:r>
        <w:rPr>
          <w:rFonts w:hint="eastAsia"/>
        </w:rPr>
        <w:t>字，以</w:t>
      </w:r>
      <w:r>
        <w:t>300</w:t>
      </w:r>
      <w:r>
        <w:rPr>
          <w:rFonts w:hint="eastAsia"/>
        </w:rPr>
        <w:t>字以内为宜，简要说明为什么开发本作品，是否存在竞品，对标什么作品以及面向的用户、主要功能、主要性能等。如果存在竞品，建议有竞品分析表格，从多个维度分析本作品与竞品作品比较】</w:t>
      </w:r>
    </w:p>
    <w:p w14:paraId="2BBB205E">
      <w:pPr>
        <w:pStyle w:val="2"/>
        <w:rPr>
          <w:rFonts w:hint="eastAsia"/>
        </w:rPr>
      </w:pPr>
      <w:bookmarkStart w:id="2" w:name="_Toc100040661"/>
      <w:r>
        <w:rPr>
          <w:rFonts w:hint="eastAsia"/>
        </w:rPr>
        <w:t>概要设计</w:t>
      </w:r>
      <w:bookmarkEnd w:id="2"/>
    </w:p>
    <w:p w14:paraId="17BE7F72">
      <w:pPr>
        <w:pStyle w:val="4"/>
        <w:numPr>
          <w:ilvl w:val="0"/>
          <w:numId w:val="3"/>
        </w:numPr>
        <w:ind w:left="442" w:firstLine="0"/>
        <w:rPr>
          <w:rFonts w:hint="eastAsia" w:ascii="黑体" w:hAnsi="黑体"/>
        </w:rPr>
      </w:pPr>
      <w:bookmarkStart w:id="3" w:name="_Toc165193191"/>
      <w:r>
        <w:rPr>
          <w:rFonts w:ascii="黑体" w:hAnsi="黑体"/>
        </w:rPr>
        <w:t>总体设计</w:t>
      </w:r>
      <w:bookmarkEnd w:id="3"/>
    </w:p>
    <w:p w14:paraId="65EE8B4E">
      <w:pPr>
        <w:ind w:firstLine="420" w:firstLineChars="200"/>
        <w:rPr>
          <w:rFonts w:hint="eastAsia" w:eastAsia="宋体"/>
          <w:lang w:eastAsia="zh-CN"/>
        </w:rPr>
      </w:pPr>
      <w:r>
        <w:rPr>
          <w:rFonts w:hint="eastAsia" w:eastAsia="宋体"/>
        </w:rPr>
        <w:t>本系统采用基于角色的访问控制模型（RBAC），将用户终端划分为三个功能独立的模块化子系统：学生终端、教师终端和专家终端。系统整体架构围绕角色权限进行设计，确保不同用户群体能够便捷地访问和使用其对应权限范围内的功能</w:t>
      </w:r>
      <w:r>
        <w:rPr>
          <w:rFonts w:hint="eastAsia" w:eastAsia="宋体"/>
          <w:lang w:eastAsia="zh-CN"/>
        </w:rPr>
        <w:t>。系统通过微信小程序实现，充分利用了微信生态的便捷性，为用户提供即用即服务体验。</w:t>
      </w:r>
    </w:p>
    <w:p w14:paraId="149B105D">
      <w:pPr>
        <w:ind w:firstLine="420" w:firstLineChars="200"/>
        <w:rPr>
          <w:rFonts w:hint="eastAsia" w:eastAsia="宋体"/>
          <w:lang w:eastAsia="zh-CN"/>
        </w:rPr>
      </w:pPr>
      <w:r>
        <w:rPr>
          <w:rFonts w:hint="eastAsia" w:eastAsia="宋体"/>
          <w:lang w:eastAsia="zh-CN"/>
        </w:rPr>
        <w:t>系统的总体设计目标是建立一个高效、便捷、安全的</w:t>
      </w:r>
      <w:r>
        <w:rPr>
          <w:rFonts w:hint="eastAsia" w:eastAsia="宋体"/>
          <w:lang w:val="en-US" w:eastAsia="zh-CN"/>
        </w:rPr>
        <w:t>教育评估</w:t>
      </w:r>
      <w:r>
        <w:rPr>
          <w:rFonts w:hint="eastAsia" w:eastAsia="宋体"/>
          <w:lang w:eastAsia="zh-CN"/>
        </w:rPr>
        <w:t>平台，实现教学资源共享、教学过程管理和教学质量评估的数字化和信息化，提升学校教学水平。</w:t>
      </w:r>
    </w:p>
    <w:p w14:paraId="3C3B768C">
      <w:pPr>
        <w:ind w:firstLine="420" w:firstLineChars="200"/>
        <w:rPr>
          <w:rFonts w:hint="eastAsia" w:eastAsia="宋体"/>
          <w:lang w:val="en-US" w:eastAsia="zh-CN"/>
        </w:rPr>
      </w:pPr>
      <w:r>
        <w:rPr>
          <w:rFonts w:hint="eastAsia" w:eastAsia="宋体"/>
          <w:lang w:val="en-US" w:eastAsia="zh-CN"/>
        </w:rPr>
        <w:t>系统总体架构如图2-1所示，主要由三个角色终端和七个功能模块组成。</w:t>
      </w:r>
    </w:p>
    <w:p w14:paraId="5B74B3FD">
      <w:pPr>
        <w:jc w:val="both"/>
      </w:pPr>
      <w:r>
        <w:drawing>
          <wp:inline distT="0" distB="0" distL="114300" distR="114300">
            <wp:extent cx="5271770" cy="395732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770" cy="3957320"/>
                    </a:xfrm>
                    <a:prstGeom prst="rect">
                      <a:avLst/>
                    </a:prstGeom>
                    <a:noFill/>
                    <a:ln>
                      <a:noFill/>
                    </a:ln>
                  </pic:spPr>
                </pic:pic>
              </a:graphicData>
            </a:graphic>
          </wp:inline>
        </w:drawing>
      </w:r>
    </w:p>
    <w:p w14:paraId="2E321032">
      <w:pPr>
        <w:pStyle w:val="6"/>
        <w:ind w:firstLine="400"/>
        <w:jc w:val="center"/>
        <w:rPr>
          <w:rFonts w:hint="eastAsia"/>
        </w:rPr>
      </w:pPr>
      <w:r>
        <w:t xml:space="preserve">图 </w:t>
      </w:r>
      <w:r>
        <w:rPr>
          <w:rFonts w:hint="eastAsia"/>
        </w:rPr>
        <w:t>2</w:t>
      </w:r>
      <w:r>
        <w:noBreakHyphen/>
      </w:r>
      <w:r>
        <w:fldChar w:fldCharType="begin"/>
      </w:r>
      <w:r>
        <w:instrText xml:space="preserve"> SEQ 图 \* ARABIC \s 3 </w:instrText>
      </w:r>
      <w:r>
        <w:fldChar w:fldCharType="separate"/>
      </w:r>
      <w:r>
        <w:t>1</w:t>
      </w:r>
      <w:r>
        <w:fldChar w:fldCharType="end"/>
      </w:r>
    </w:p>
    <w:p w14:paraId="4FEFEB07">
      <w:pPr>
        <w:jc w:val="both"/>
        <w:rPr>
          <w:rFonts w:hint="default"/>
          <w:lang w:val="en-US" w:eastAsia="zh-CN"/>
        </w:rPr>
      </w:pPr>
    </w:p>
    <w:p w14:paraId="267AE8BC">
      <w:pPr>
        <w:rPr>
          <w:rFonts w:hint="eastAsia" w:eastAsia="宋体"/>
          <w:lang w:val="en-US" w:eastAsia="zh-CN"/>
        </w:rPr>
      </w:pPr>
    </w:p>
    <w:p w14:paraId="21E5E8CE">
      <w:pPr>
        <w:pStyle w:val="4"/>
        <w:numPr>
          <w:ilvl w:val="0"/>
          <w:numId w:val="3"/>
        </w:numPr>
        <w:ind w:left="442" w:firstLine="0"/>
        <w:rPr>
          <w:rFonts w:hint="eastAsia" w:ascii="黑体" w:hAnsi="黑体"/>
        </w:rPr>
      </w:pPr>
      <w:bookmarkStart w:id="4" w:name="_Toc165193192"/>
      <w:r>
        <w:rPr>
          <w:rFonts w:ascii="黑体" w:hAnsi="黑体"/>
        </w:rPr>
        <w:t>技术框架</w:t>
      </w:r>
      <w:bookmarkEnd w:id="4"/>
      <w:bookmarkStart w:id="11" w:name="_GoBack"/>
      <w:bookmarkEnd w:id="11"/>
    </w:p>
    <w:p w14:paraId="116BFA36">
      <w:pPr>
        <w:ind w:firstLine="420" w:firstLineChars="200"/>
        <w:rPr>
          <w:rFonts w:hint="eastAsia" w:eastAsia="宋体"/>
        </w:rPr>
      </w:pPr>
      <w:r>
        <w:rPr>
          <w:rFonts w:hint="eastAsia" w:eastAsia="宋体"/>
        </w:rPr>
        <w:t>微信小程序框架：本系统采用微信小程序原生框架进行开发，利用WXML构建页面结构、WXSS设计界面样式、JavaScript实现交互逻辑，确保系统在微信生态中的稳定性、安全性和跨平台兼容性，为用户提供流畅统一的使用体验。</w:t>
      </w:r>
    </w:p>
    <w:p w14:paraId="1F36A599">
      <w:pPr>
        <w:ind w:firstLine="420" w:firstLineChars="200"/>
        <w:rPr>
          <w:rFonts w:hint="eastAsia" w:eastAsia="宋体"/>
        </w:rPr>
      </w:pPr>
      <w:r>
        <w:rPr>
          <w:rFonts w:hint="eastAsia" w:eastAsia="宋体"/>
        </w:rPr>
        <w:t>微信开发者工具：开发过程中使用微信开发者工具进行代码编写、调试和预览，该工具提供丰富的开发辅助功能和设备模拟器，极大提高了开发效率和产品质量。</w:t>
      </w:r>
    </w:p>
    <w:p w14:paraId="3F0870AC">
      <w:pPr>
        <w:ind w:firstLine="420" w:firstLineChars="200"/>
        <w:rPr>
          <w:rFonts w:hint="eastAsia" w:eastAsia="宋体"/>
        </w:rPr>
      </w:pPr>
      <w:r>
        <w:rPr>
          <w:rFonts w:hint="eastAsia" w:eastAsia="宋体"/>
        </w:rPr>
        <w:t>微信开放能力：充分利用微信小程序提供的各种开放能力，如微信登录授权、数据加密、内容分享、云开发等功能，实现用户身份安全验证、数据安全存储和便捷信息分享。系统采用云数据库存储结构化数据，云存储管理图片和文档资源，通过云函数实现复杂业务逻辑，构建完整的基于角色的访问控制机制。</w:t>
      </w:r>
    </w:p>
    <w:p w14:paraId="1D4BA04A">
      <w:pPr>
        <w:pStyle w:val="4"/>
        <w:numPr>
          <w:ilvl w:val="0"/>
          <w:numId w:val="3"/>
        </w:numPr>
        <w:ind w:left="442" w:firstLine="0"/>
        <w:rPr>
          <w:rFonts w:hint="eastAsia" w:ascii="黑体" w:hAnsi="黑体"/>
        </w:rPr>
      </w:pPr>
      <w:bookmarkStart w:id="5" w:name="_Toc165193193"/>
      <w:r>
        <w:rPr>
          <w:rFonts w:ascii="黑体" w:hAnsi="黑体"/>
        </w:rPr>
        <w:t>模块设计</w:t>
      </w:r>
      <w:bookmarkEnd w:id="5"/>
    </w:p>
    <w:p w14:paraId="75702E30">
      <w:pPr>
        <w:ind w:firstLine="420" w:firstLineChars="200"/>
        <w:rPr>
          <w:rFonts w:hint="eastAsia" w:eastAsia="宋体"/>
        </w:rPr>
      </w:pPr>
      <w:r>
        <w:rPr>
          <w:rFonts w:hint="eastAsia" w:eastAsia="宋体"/>
        </w:rPr>
        <w:t>高校教学管理微信小程序基于功能和业务逻辑，设计为以下核心模块：</w:t>
      </w:r>
    </w:p>
    <w:p w14:paraId="30056A92">
      <w:pPr>
        <w:ind w:firstLine="420" w:firstLineChars="200"/>
        <w:rPr>
          <w:rFonts w:hint="eastAsia" w:eastAsia="宋体"/>
        </w:rPr>
      </w:pPr>
      <w:r>
        <w:rPr>
          <w:rFonts w:hint="eastAsia" w:eastAsia="宋体"/>
        </w:rPr>
        <w:t>用户认证模块：实现微信快速登录，通过学工系统数据比对完成身份验证，根据角色（学生、教师、专家）分配不同权限，确保系统安全性和访问控制。</w:t>
      </w:r>
    </w:p>
    <w:p w14:paraId="3A1AAB96">
      <w:pPr>
        <w:ind w:firstLine="420" w:firstLineChars="200"/>
        <w:rPr>
          <w:rFonts w:hint="eastAsia" w:eastAsia="宋体"/>
        </w:rPr>
      </w:pPr>
      <w:r>
        <w:rPr>
          <w:rFonts w:hint="eastAsia" w:eastAsia="宋体"/>
        </w:rPr>
        <w:t>课表管理模块：整合课程安排信息，支持按学年学期查询，实现课表导出功能。根据用户角色提供不同查询维度：学生查询个人课表，教师查询班级课表，专家可查看全校各专业课表。</w:t>
      </w:r>
    </w:p>
    <w:p w14:paraId="13A63F85">
      <w:pPr>
        <w:ind w:firstLine="420" w:firstLineChars="200"/>
        <w:rPr>
          <w:rFonts w:hint="eastAsia" w:eastAsia="宋体"/>
        </w:rPr>
      </w:pPr>
      <w:r>
        <w:rPr>
          <w:rFonts w:hint="eastAsia" w:eastAsia="宋体"/>
        </w:rPr>
        <w:t>作业管理模块：构建作业布置与提交闭环，学生可提交文字内容和附件资料，教师可查看批改作业并反馈，专家可按课程维度统计分析作业完成质量，实现教学过程监督。</w:t>
      </w:r>
    </w:p>
    <w:p w14:paraId="380E8AE1">
      <w:pPr>
        <w:ind w:firstLine="420" w:firstLineChars="200"/>
        <w:rPr>
          <w:rFonts w:hint="eastAsia" w:eastAsia="宋体"/>
        </w:rPr>
      </w:pPr>
      <w:r>
        <w:rPr>
          <w:rFonts w:hint="eastAsia" w:eastAsia="宋体"/>
        </w:rPr>
        <w:t>成绩管理模块：整合学生成绩数据，支持多维度查询与统计。学生端查看个人学期成绩，教师端管理班级整体成绩并提供导出功能，专家端可进行跨班级、跨专业的成绩分析与评估。</w:t>
      </w:r>
    </w:p>
    <w:p w14:paraId="73BE79A4">
      <w:pPr>
        <w:ind w:firstLine="420" w:firstLineChars="200"/>
        <w:rPr>
          <w:rFonts w:hint="eastAsia" w:eastAsia="宋体"/>
        </w:rPr>
      </w:pPr>
      <w:r>
        <w:rPr>
          <w:rFonts w:hint="eastAsia" w:eastAsia="宋体"/>
          <w:lang w:val="en-US" w:eastAsia="zh-CN"/>
        </w:rPr>
        <w:t>校园通知</w:t>
      </w:r>
      <w:r>
        <w:rPr>
          <w:rFonts w:hint="eastAsia" w:eastAsia="宋体"/>
        </w:rPr>
        <w:t>模块：集中发布学校重要通知，按时间排序并支持详情查看，确保信息及时传达。所有角色均可访问此模块，实现校园信息的统一管理与推送。</w:t>
      </w:r>
    </w:p>
    <w:p w14:paraId="360D3758">
      <w:pPr>
        <w:ind w:firstLine="420" w:firstLineChars="200"/>
        <w:rPr>
          <w:rFonts w:hint="eastAsia" w:eastAsia="宋体"/>
        </w:rPr>
      </w:pPr>
      <w:r>
        <w:rPr>
          <w:rFonts w:hint="eastAsia" w:eastAsia="宋体"/>
        </w:rPr>
        <w:t>教学评价模块：建立教学质量反馈机制，学生可对教师授课进行评分，教师可查看自身评教结果并筛选无效评价，专家可全面审视教师评价数据并进行教学质量评估。</w:t>
      </w:r>
    </w:p>
    <w:p w14:paraId="1ECEF6D8">
      <w:pPr>
        <w:ind w:firstLine="420" w:firstLineChars="200"/>
        <w:rPr>
          <w:rFonts w:hint="eastAsia" w:eastAsia="宋体"/>
        </w:rPr>
      </w:pPr>
      <w:r>
        <w:rPr>
          <w:rFonts w:hint="eastAsia" w:eastAsia="宋体"/>
        </w:rPr>
        <w:t>学习</w:t>
      </w:r>
      <w:r>
        <w:rPr>
          <w:rFonts w:hint="eastAsia" w:eastAsia="宋体"/>
          <w:lang w:val="en-US" w:eastAsia="zh-CN"/>
        </w:rPr>
        <w:t>资料</w:t>
      </w:r>
      <w:r>
        <w:rPr>
          <w:rFonts w:hint="eastAsia" w:eastAsia="宋体"/>
        </w:rPr>
        <w:t>模块：按学科专业分类整合优质教学视频与资料，提供在线播放和检索功能，为三类用户提供统一的资源访问平台，促进优质教学资源共享。</w:t>
      </w:r>
    </w:p>
    <w:p w14:paraId="2C7D0D7D">
      <w:pPr>
        <w:ind w:firstLine="420" w:firstLineChars="200"/>
        <w:rPr>
          <w:rFonts w:hint="eastAsia" w:eastAsia="宋体"/>
        </w:rPr>
      </w:pPr>
      <w:r>
        <w:rPr>
          <w:rFonts w:hint="eastAsia" w:eastAsia="宋体"/>
        </w:rPr>
        <w:t>轮播展示模块：通过首页顶部轮播图展示学术会议和科研成果，底部轮播图展示精品课程，为用户提供直观的系统功能入口与信息展示，增强用户体验。</w:t>
      </w:r>
    </w:p>
    <w:p w14:paraId="189470BF">
      <w:pPr>
        <w:ind w:firstLine="420" w:firstLineChars="200"/>
        <w:rPr>
          <w:rFonts w:hint="eastAsia" w:eastAsia="宋体"/>
        </w:rPr>
      </w:pPr>
      <w:r>
        <w:rPr>
          <w:rFonts w:hint="eastAsia" w:eastAsia="宋体"/>
        </w:rPr>
        <w:t>各功能模块通过统一的数据接口和页面导航机制实现高内聚低耦合的系统架构，确保小程序运行的稳定性和流畅性。</w:t>
      </w:r>
    </w:p>
    <w:p w14:paraId="0D9FBF74">
      <w:pPr>
        <w:rPr>
          <w:rFonts w:hint="eastAsia"/>
        </w:rPr>
      </w:pPr>
    </w:p>
    <w:p w14:paraId="74BF8E7E">
      <w:pPr>
        <w:pStyle w:val="2"/>
        <w:rPr>
          <w:rFonts w:hint="eastAsia"/>
        </w:rPr>
      </w:pPr>
      <w:bookmarkStart w:id="6" w:name="_Toc100040662"/>
      <w:r>
        <w:rPr>
          <w:rFonts w:hint="eastAsia"/>
        </w:rPr>
        <w:t>详细设计</w:t>
      </w:r>
      <w:bookmarkEnd w:id="6"/>
    </w:p>
    <w:p w14:paraId="11307D3A">
      <w:pPr>
        <w:pStyle w:val="3"/>
        <w:rPr>
          <w:ins w:id="0" w:author="海萍 吴" w:date="2025-05-03T13:33:00Z"/>
          <w:rFonts w:hint="eastAsia"/>
        </w:rPr>
      </w:pPr>
      <w:ins w:id="1" w:author="海萍 吴" w:date="2025-05-03T13:03:00Z">
        <w:r>
          <w:rPr>
            <w:rFonts w:hint="eastAsia"/>
          </w:rPr>
          <w:t>3.1界面设计</w:t>
        </w:r>
      </w:ins>
    </w:p>
    <w:p w14:paraId="4B5D3128">
      <w:pPr>
        <w:rPr>
          <w:ins w:id="2" w:author="海萍 吴" w:date="2025-05-03T13:35:00Z"/>
          <w:rFonts w:hint="eastAsia"/>
        </w:rPr>
      </w:pPr>
      <w:ins w:id="3" w:author="海萍 吴" w:date="2025-05-03T13:35:00Z">
        <w:r>
          <w:rPr/>
          <w:t>本系统采用 基于角色的访问控制模型</w:t>
        </w:r>
      </w:ins>
      <w:ins w:id="4" w:author="海萍 吴" w:date="2025-05-03T13:35:00Z">
        <w:r>
          <w:rPr>
            <w:rFonts w:hint="eastAsia"/>
          </w:rPr>
          <w:t>，</w:t>
        </w:r>
      </w:ins>
      <w:ins w:id="5" w:author="海萍 吴" w:date="2025-05-03T13:35:00Z">
        <w:r>
          <w:rPr/>
          <w:t>将用户终端划分为三个功能独立的模块化子系统：</w:t>
        </w:r>
      </w:ins>
    </w:p>
    <w:p w14:paraId="26F49578">
      <w:pPr>
        <w:rPr>
          <w:ins w:id="7" w:author="海萍 吴" w:date="2025-05-03T13:03:00Z"/>
          <w:rFonts w:hint="eastAsia"/>
        </w:rPr>
        <w:pPrChange w:id="6" w:author="海萍 吴" w:date="2025-05-03T13:33:00Z">
          <w:pPr>
            <w:pStyle w:val="3"/>
          </w:pPr>
        </w:pPrChange>
      </w:pPr>
      <w:ins w:id="8" w:author="海萍 吴" w:date="2025-05-03T13:35:00Z">
        <w:r>
          <w:rPr>
            <w:rFonts w:hint="eastAsia"/>
          </w:rPr>
          <w:t>学生终端、教师终端、专家终端。</w:t>
        </w:r>
      </w:ins>
    </w:p>
    <w:p w14:paraId="4616C89A">
      <w:pPr>
        <w:pStyle w:val="4"/>
        <w:rPr>
          <w:ins w:id="9" w:author="海萍 吴" w:date="2025-05-03T13:33:00Z"/>
          <w:rFonts w:hint="eastAsia"/>
          <w:b w:val="0"/>
          <w:bCs w:val="0"/>
        </w:rPr>
      </w:pPr>
      <w:ins w:id="10" w:author="海萍 吴" w:date="2025-05-03T13:07:00Z">
        <w:r>
          <w:rPr>
            <w:rFonts w:hint="eastAsia"/>
            <w:b w:val="0"/>
            <w:bCs w:val="0"/>
            <w:rPrChange w:id="11" w:author="海萍 吴" w:date="2025-05-03T13:10:00Z">
              <w:rPr>
                <w:rFonts w:hint="eastAsia"/>
              </w:rPr>
            </w:rPrChange>
          </w:rPr>
          <w:t>3.1</w:t>
        </w:r>
      </w:ins>
      <w:ins w:id="12" w:author="海萍 吴" w:date="2025-05-03T13:08:00Z">
        <w:r>
          <w:rPr>
            <w:rFonts w:hint="eastAsia"/>
            <w:b w:val="0"/>
            <w:bCs w:val="0"/>
            <w:rPrChange w:id="13" w:author="海萍 吴" w:date="2025-05-03T13:10:00Z">
              <w:rPr>
                <w:rFonts w:hint="eastAsia"/>
              </w:rPr>
            </w:rPrChange>
          </w:rPr>
          <w:t>.</w:t>
        </w:r>
      </w:ins>
      <w:ins w:id="14" w:author="海萍 吴" w:date="2025-05-03T13:07:00Z">
        <w:r>
          <w:rPr>
            <w:rFonts w:hint="eastAsia"/>
            <w:b w:val="0"/>
            <w:bCs w:val="0"/>
            <w:rPrChange w:id="15" w:author="海萍 吴" w:date="2025-05-03T13:10:00Z">
              <w:rPr>
                <w:rFonts w:hint="eastAsia"/>
              </w:rPr>
            </w:rPrChange>
          </w:rPr>
          <w:t>1</w:t>
        </w:r>
      </w:ins>
      <w:ins w:id="16" w:author="海萍 吴" w:date="2025-05-03T13:08:00Z">
        <w:r>
          <w:rPr>
            <w:rFonts w:hint="eastAsia"/>
            <w:b w:val="0"/>
            <w:bCs w:val="0"/>
            <w:rPrChange w:id="17" w:author="海萍 吴" w:date="2025-05-03T13:10:00Z">
              <w:rPr>
                <w:rFonts w:hint="eastAsia"/>
              </w:rPr>
            </w:rPrChange>
          </w:rPr>
          <w:t>学生端首页</w:t>
        </w:r>
      </w:ins>
    </w:p>
    <w:p w14:paraId="35F7F0CB">
      <w:pPr>
        <w:rPr>
          <w:ins w:id="18" w:author="海萍 吴" w:date="2025-05-03T13:33:00Z"/>
          <w:rFonts w:hint="eastAsia"/>
        </w:rPr>
      </w:pPr>
      <w:ins w:id="19" w:author="海萍 吴" w:date="2025-05-03T13:33:00Z">
        <w:r>
          <w:rPr>
            <w:rFonts w:hint="eastAsia"/>
          </w:rPr>
          <w:t>首页：</w:t>
        </w:r>
      </w:ins>
      <w:ins w:id="20" w:author="海萍 吴" w:date="2025-05-03T13:33:00Z">
        <w:r>
          <w:rPr/>
          <w:t>轮播图（公告</w:t>
        </w:r>
      </w:ins>
      <w:ins w:id="21" w:author="海萍 吴" w:date="2025-05-03T13:33:00Z">
        <w:r>
          <w:rPr>
            <w:rFonts w:hint="eastAsia"/>
          </w:rPr>
          <w:t>/课程</w:t>
        </w:r>
      </w:ins>
      <w:ins w:id="22" w:author="海萍 吴" w:date="2025-05-03T13:33:00Z">
        <w:r>
          <w:rPr/>
          <w:t>）、快捷入口（课表、作业、成绩、</w:t>
        </w:r>
      </w:ins>
      <w:ins w:id="23" w:author="海萍 吴" w:date="2025-05-03T13:33:00Z">
        <w:r>
          <w:rPr>
            <w:rFonts w:hint="eastAsia"/>
          </w:rPr>
          <w:t>通知、</w:t>
        </w:r>
      </w:ins>
      <w:ins w:id="24" w:author="海萍 吴" w:date="2025-05-03T13:33:00Z">
        <w:r>
          <w:rPr/>
          <w:t>评教</w:t>
        </w:r>
      </w:ins>
      <w:ins w:id="25" w:author="海萍 吴" w:date="2025-05-03T13:33:00Z">
        <w:r>
          <w:rPr>
            <w:rFonts w:hint="eastAsia"/>
          </w:rPr>
          <w:t>、资料</w:t>
        </w:r>
      </w:ins>
      <w:ins w:id="26" w:author="海萍 吴" w:date="2025-05-03T13:33:00Z">
        <w:r>
          <w:rPr/>
          <w:t>）。</w:t>
        </w:r>
      </w:ins>
    </w:p>
    <w:p w14:paraId="03DD7D62">
      <w:pPr>
        <w:rPr>
          <w:ins w:id="27" w:author="海萍 吴" w:date="2025-05-03T13:33:00Z"/>
          <w:rFonts w:hint="eastAsia"/>
        </w:rPr>
      </w:pPr>
      <w:ins w:id="28" w:author="海萍 吴" w:date="2025-05-03T13:33:00Z">
        <w:r>
          <w:rPr/>
          <w:t>课表查询：按</w:t>
        </w:r>
      </w:ins>
      <w:ins w:id="29" w:author="海萍 吴" w:date="2025-05-03T13:33:00Z">
        <w:r>
          <w:rPr>
            <w:rFonts w:hint="eastAsia"/>
          </w:rPr>
          <w:t>学年和学期查看，可以下载对应的课表。</w:t>
        </w:r>
      </w:ins>
    </w:p>
    <w:p w14:paraId="631FBFB6">
      <w:pPr>
        <w:rPr>
          <w:ins w:id="30" w:author="海萍 吴" w:date="2025-05-03T13:33:00Z"/>
          <w:rFonts w:hint="eastAsia"/>
        </w:rPr>
      </w:pPr>
      <w:ins w:id="31" w:author="海萍 吴" w:date="2025-05-03T13:33:00Z">
        <w:r>
          <w:rPr/>
          <w:t>作业</w:t>
        </w:r>
      </w:ins>
      <w:ins w:id="32" w:author="海萍 吴" w:date="2025-05-03T13:33:00Z">
        <w:r>
          <w:rPr>
            <w:rFonts w:hint="eastAsia"/>
          </w:rPr>
          <w:t>提交</w:t>
        </w:r>
      </w:ins>
      <w:ins w:id="33" w:author="海萍 吴" w:date="2025-05-03T13:33:00Z">
        <w:r>
          <w:rPr/>
          <w:t>：提交作业、</w:t>
        </w:r>
      </w:ins>
      <w:ins w:id="34" w:author="海萍 吴" w:date="2025-05-03T13:33:00Z">
        <w:r>
          <w:rPr>
            <w:rFonts w:hint="eastAsia"/>
          </w:rPr>
          <w:t>支持提交附件。</w:t>
        </w:r>
      </w:ins>
    </w:p>
    <w:p w14:paraId="540AA246">
      <w:pPr>
        <w:rPr>
          <w:ins w:id="35" w:author="海萍 吴" w:date="2025-05-03T13:33:00Z"/>
          <w:rFonts w:hint="eastAsia"/>
        </w:rPr>
      </w:pPr>
      <w:ins w:id="36" w:author="海萍 吴" w:date="2025-05-03T13:33:00Z">
        <w:r>
          <w:rPr/>
          <w:t>成绩查询：</w:t>
        </w:r>
      </w:ins>
      <w:ins w:id="37" w:author="海萍 吴" w:date="2025-05-03T13:33:00Z">
        <w:r>
          <w:rPr>
            <w:rFonts w:hint="eastAsia"/>
          </w:rPr>
          <w:t>按学年和学期查看，查看一整个学期所学课程的总成绩表。</w:t>
        </w:r>
      </w:ins>
      <w:ins w:id="38" w:author="海萍 吴" w:date="2025-05-03T13:33:00Z">
        <w:r>
          <w:rPr/>
          <w:t xml:space="preserve"> </w:t>
        </w:r>
      </w:ins>
    </w:p>
    <w:p w14:paraId="37004C9E">
      <w:pPr>
        <w:rPr>
          <w:ins w:id="39" w:author="海萍 吴" w:date="2025-05-03T13:33:00Z"/>
          <w:rFonts w:hint="eastAsia"/>
        </w:rPr>
      </w:pPr>
      <w:ins w:id="40" w:author="海萍 吴" w:date="2025-05-03T13:33:00Z">
        <w:r>
          <w:rPr>
            <w:rFonts w:hint="eastAsia"/>
          </w:rPr>
          <w:t>校园通知：显示一些校园重大通知以及显示通知日期。</w:t>
        </w:r>
      </w:ins>
    </w:p>
    <w:p w14:paraId="21882689">
      <w:pPr>
        <w:rPr>
          <w:ins w:id="41" w:author="海萍 吴" w:date="2025-05-03T13:33:00Z"/>
          <w:rFonts w:hint="eastAsia"/>
        </w:rPr>
      </w:pPr>
      <w:ins w:id="42" w:author="海萍 吴" w:date="2025-05-03T13:33:00Z">
        <w:r>
          <w:rPr/>
          <w:t>评教系统：对教师授课质量评分</w:t>
        </w:r>
      </w:ins>
      <w:ins w:id="43" w:author="海萍 吴" w:date="2025-05-03T13:33:00Z">
        <w:r>
          <w:rPr>
            <w:rFonts w:hint="eastAsia"/>
          </w:rPr>
          <w:t>，按好、中、坏三个层次评价。</w:t>
        </w:r>
      </w:ins>
    </w:p>
    <w:p w14:paraId="7F3B2723">
      <w:pPr>
        <w:rPr>
          <w:ins w:id="44" w:author="海萍 吴" w:date="2025-05-03T13:33:00Z"/>
          <w:rFonts w:hint="eastAsia"/>
        </w:rPr>
      </w:pPr>
      <w:ins w:id="45" w:author="海萍 吴" w:date="2025-05-03T13:33:00Z">
        <w:r>
          <w:rPr>
            <w:rFonts w:hint="eastAsia"/>
          </w:rPr>
          <w:t>学习资料：按学科专业分类，可查看对应专业和课程的线上优课系统的优质教学视频。</w:t>
        </w:r>
      </w:ins>
    </w:p>
    <w:p w14:paraId="5ECE3357">
      <w:pPr>
        <w:rPr>
          <w:ins w:id="46" w:author="海萍 吴" w:date="2025-05-03T13:03:00Z"/>
          <w:rFonts w:hint="eastAsia"/>
          <w:b w:val="0"/>
          <w:bCs w:val="0"/>
          <w:rPrChange w:id="47" w:author="海萍 吴" w:date="2025-05-03T13:33:00Z">
            <w:rPr>
              <w:ins w:id="48" w:author="海萍 吴" w:date="2025-05-03T13:03:00Z"/>
              <w:rFonts w:hint="eastAsia"/>
              <w:b/>
              <w:bCs/>
            </w:rPr>
          </w:rPrChange>
        </w:rPr>
      </w:pPr>
    </w:p>
    <w:p w14:paraId="2FF5EF35">
      <w:pPr>
        <w:pStyle w:val="5"/>
        <w:rPr>
          <w:ins w:id="49" w:author="海萍 吴" w:date="2025-05-03T13:37:00Z"/>
          <w:rFonts w:hint="eastAsia"/>
        </w:rPr>
      </w:pPr>
      <w:ins w:id="50" w:author="海萍 吴" w:date="2025-05-03T13:32:00Z">
        <w:r>
          <w:rPr>
            <w:rFonts w:hint="eastAsia"/>
          </w:rPr>
          <w:t>3.1.1</w:t>
        </w:r>
      </w:ins>
      <w:ins w:id="51" w:author="海萍 吴" w:date="2025-05-03T13:33:00Z">
        <w:r>
          <w:rPr>
            <w:rFonts w:hint="eastAsia"/>
          </w:rPr>
          <w:t>.1</w:t>
        </w:r>
      </w:ins>
      <w:ins w:id="52" w:author="海萍 吴" w:date="2025-05-03T13:36:00Z">
        <w:r>
          <w:rPr>
            <w:rFonts w:hint="eastAsia"/>
          </w:rPr>
          <w:t>首页顶部轮播图</w:t>
        </w:r>
      </w:ins>
    </w:p>
    <w:p w14:paraId="3D4E942A">
      <w:pPr>
        <w:numPr>
          <w:ilvl w:val="0"/>
          <w:numId w:val="0"/>
        </w:numPr>
        <w:ind w:left="0" w:firstLine="420"/>
        <w:rPr>
          <w:ins w:id="54" w:author="海萍 吴" w:date="2025-05-03T13:40:00Z"/>
          <w:rFonts w:hint="eastAsia"/>
        </w:rPr>
        <w:pPrChange w:id="53" w:author="海萍 吴" w:date="2025-05-03T13:41:00Z">
          <w:pPr>
            <w:numPr>
              <w:ilvl w:val="0"/>
              <w:numId w:val="4"/>
            </w:numPr>
            <w:ind w:left="720" w:hanging="360"/>
          </w:pPr>
        </w:pPrChange>
      </w:pPr>
      <w:ins w:id="55" w:author="海萍 吴" w:date="2025-05-03T13:37:00Z">
        <w:r>
          <w:rPr>
            <w:rFonts w:hint="eastAsia"/>
          </w:rPr>
          <w:t>首页顶部轮播图展示</w:t>
        </w:r>
      </w:ins>
      <w:ins w:id="56" w:author="海萍 吴" w:date="2025-05-03T13:39:00Z">
        <w:r>
          <w:rPr>
            <w:rFonts w:hint="eastAsia"/>
            <w:b w:val="0"/>
            <w:bCs w:val="0"/>
            <w:rPrChange w:id="57" w:author="海萍 吴" w:date="2025-05-03T13:40:00Z">
              <w:rPr>
                <w:rFonts w:hint="eastAsia"/>
                <w:b/>
                <w:bCs/>
              </w:rPr>
            </w:rPrChange>
          </w:rPr>
          <w:t>学术会议</w:t>
        </w:r>
      </w:ins>
      <w:ins w:id="58" w:author="海萍 吴" w:date="2025-05-03T13:40:00Z">
        <w:r>
          <w:rPr>
            <w:rFonts w:hint="eastAsia"/>
          </w:rPr>
          <w:t>、</w:t>
        </w:r>
      </w:ins>
      <w:ins w:id="59" w:author="海萍 吴" w:date="2025-05-03T13:39:00Z">
        <w:r>
          <w:rPr/>
          <w:t>介绍学校举办的重要学术研讨会、国际会议等，展示学校在学术领域的影响力和活跃度，以及在推动学科发展方面所做的努力。</w:t>
        </w:r>
      </w:ins>
      <w:ins w:id="60" w:author="海萍 吴" w:date="2025-05-03T13:40:00Z">
        <w:r>
          <w:rPr>
            <w:rFonts w:hint="eastAsia"/>
          </w:rPr>
          <w:t>以及</w:t>
        </w:r>
      </w:ins>
      <w:ins w:id="61" w:author="海萍 吴" w:date="2025-05-03T13:40:00Z">
        <w:r>
          <w:rPr>
            <w:rFonts w:hint="eastAsia"/>
            <w:b w:val="0"/>
            <w:bCs w:val="0"/>
            <w:rPrChange w:id="62" w:author="海萍 吴" w:date="2025-05-03T13:41:00Z">
              <w:rPr>
                <w:rFonts w:hint="eastAsia"/>
                <w:b/>
                <w:bCs/>
              </w:rPr>
            </w:rPrChange>
          </w:rPr>
          <w:t>科研成果展示</w:t>
        </w:r>
      </w:ins>
      <w:ins w:id="63" w:author="海萍 吴" w:date="2025-05-03T13:40:00Z">
        <w:r>
          <w:rPr/>
          <w:t>：介绍学校教师和科研团队在重要科研项目上取得的突破和成果，如获得的国家级奖项、发表的高水平学术论文、研发的新技术或新产品等，展示学校的科研实力和创新能力。</w:t>
        </w:r>
      </w:ins>
      <w:r>
        <w:rPr>
          <w:rFonts w:hint="eastAsia"/>
        </w:rPr>
        <w:t>如图3-1。</w:t>
      </w:r>
    </w:p>
    <w:p w14:paraId="4BBA4B58">
      <w:pPr>
        <w:numPr>
          <w:ilvl w:val="0"/>
          <w:numId w:val="0"/>
        </w:numPr>
        <w:ind w:left="0" w:firstLine="420"/>
        <w:rPr>
          <w:ins w:id="65" w:author="海萍 吴" w:date="2025-05-03T13:39:00Z"/>
          <w:rFonts w:hint="eastAsia"/>
        </w:rPr>
        <w:pPrChange w:id="64" w:author="海萍 吴" w:date="2025-05-03T13:40:00Z">
          <w:pPr>
            <w:numPr>
              <w:ilvl w:val="0"/>
              <w:numId w:val="5"/>
            </w:numPr>
            <w:ind w:left="720" w:hanging="360"/>
          </w:pPr>
        </w:pPrChange>
      </w:pPr>
    </w:p>
    <w:p w14:paraId="523F3F5D">
      <w:pPr>
        <w:keepNext/>
        <w:jc w:val="center"/>
        <w:rPr>
          <w:ins w:id="67" w:author="海萍 吴" w:date="2025-05-03T13:49:00Z"/>
          <w:rFonts w:hint="eastAsia"/>
        </w:rPr>
        <w:pPrChange w:id="66" w:author="海萍 吴" w:date="2025-05-03T13:49:00Z">
          <w:pPr/>
        </w:pPrChange>
      </w:pPr>
      <w:ins w:id="68" w:author="海萍 吴" w:date="2025-05-03T13:15:00Z">
        <w:r>
          <w:rPr/>
          <w:drawing>
            <wp:inline distT="0" distB="0" distL="0" distR="0">
              <wp:extent cx="2566670" cy="4787900"/>
              <wp:effectExtent l="0" t="0" r="5080" b="0"/>
              <wp:docPr id="66438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88528" name="图片 1"/>
                      <pic:cNvPicPr>
                        <a:picLocks noChangeAspect="1"/>
                      </pic:cNvPicPr>
                    </pic:nvPicPr>
                    <pic:blipFill>
                      <a:blip r:embed="rId9"/>
                      <a:srcRect b="6746"/>
                      <a:stretch>
                        <a:fillRect/>
                      </a:stretch>
                    </pic:blipFill>
                    <pic:spPr>
                      <a:xfrm>
                        <a:off x="0" y="0"/>
                        <a:ext cx="2573340" cy="4799484"/>
                      </a:xfrm>
                      <a:prstGeom prst="rect">
                        <a:avLst/>
                      </a:prstGeom>
                      <a:ln>
                        <a:noFill/>
                      </a:ln>
                    </pic:spPr>
                  </pic:pic>
                </a:graphicData>
              </a:graphic>
            </wp:inline>
          </w:drawing>
        </w:r>
      </w:ins>
      <w:ins w:id="70" w:author="海萍 吴" w:date="2025-05-03T13:49:00Z">
        <w:r>
          <w:rPr/>
          <w:drawing>
            <wp:inline distT="0" distB="0" distL="0" distR="0">
              <wp:extent cx="2331720" cy="4783455"/>
              <wp:effectExtent l="0" t="0" r="0" b="0"/>
              <wp:docPr id="1146282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82297" name="图片 1"/>
                      <pic:cNvPicPr>
                        <a:picLocks noChangeAspect="1"/>
                      </pic:cNvPicPr>
                    </pic:nvPicPr>
                    <pic:blipFill>
                      <a:blip r:embed="rId10"/>
                      <a:stretch>
                        <a:fillRect/>
                      </a:stretch>
                    </pic:blipFill>
                    <pic:spPr>
                      <a:xfrm>
                        <a:off x="0" y="0"/>
                        <a:ext cx="2347981" cy="4815756"/>
                      </a:xfrm>
                      <a:prstGeom prst="rect">
                        <a:avLst/>
                      </a:prstGeom>
                    </pic:spPr>
                  </pic:pic>
                </a:graphicData>
              </a:graphic>
            </wp:inline>
          </w:drawing>
        </w:r>
      </w:ins>
    </w:p>
    <w:p w14:paraId="5F6EACFF">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w:t>
      </w:r>
      <w:r>
        <w:rPr>
          <w:rFonts w:hint="eastAsia"/>
        </w:rPr>
        <w:fldChar w:fldCharType="end"/>
      </w:r>
    </w:p>
    <w:p w14:paraId="16B95275">
      <w:pPr>
        <w:numPr>
          <w:ilvl w:val="0"/>
          <w:numId w:val="0"/>
        </w:numPr>
        <w:ind w:left="0" w:firstLine="0"/>
        <w:rPr>
          <w:ins w:id="73" w:author="海萍 吴" w:date="2025-05-03T13:09:00Z"/>
          <w:rFonts w:hint="eastAsia"/>
        </w:rPr>
        <w:pPrChange w:id="72" w:author="海萍 吴" w:date="2025-05-03T13:09:00Z">
          <w:pPr>
            <w:numPr>
              <w:ilvl w:val="0"/>
              <w:numId w:val="6"/>
            </w:numPr>
            <w:ind w:left="720" w:hanging="360"/>
          </w:pPr>
        </w:pPrChange>
      </w:pPr>
    </w:p>
    <w:p w14:paraId="651B834A">
      <w:pPr>
        <w:pStyle w:val="5"/>
        <w:rPr>
          <w:ins w:id="75" w:author="海萍 吴" w:date="2025-05-03T13:03:00Z"/>
          <w:rFonts w:hint="eastAsia"/>
        </w:rPr>
        <w:pPrChange w:id="74" w:author="海萍 吴" w:date="2025-05-03T13:43:00Z">
          <w:pPr/>
        </w:pPrChange>
      </w:pPr>
      <w:ins w:id="76" w:author="海萍 吴" w:date="2025-05-03T13:43:00Z">
        <w:r>
          <w:rPr>
            <w:rFonts w:hint="eastAsia"/>
          </w:rPr>
          <w:t>3.1.1.2课程表</w:t>
        </w:r>
      </w:ins>
    </w:p>
    <w:p w14:paraId="349DCB4A">
      <w:pPr>
        <w:ind w:firstLine="420"/>
        <w:rPr>
          <w:ins w:id="77" w:author="海萍 吴" w:date="2025-05-03T13:46:00Z"/>
          <w:rFonts w:hint="eastAsia"/>
        </w:rPr>
      </w:pPr>
      <w:ins w:id="78" w:author="海萍 吴" w:date="2025-05-03T13:46:00Z">
        <w:r>
          <w:rPr/>
          <w:t>本系统采用严格的身份验证机制，学生需准确输入学号及密码完成登录。成功验证后，系统将精准识别学生身份信息。此时，学生仅需简单两步，即选择相应学年与学期，系统便可快速响应，一键导出完整学期课表，操作流程简洁高效，极大提升了学生获取课表的便利性与快捷性。</w:t>
        </w:r>
      </w:ins>
      <w:r>
        <w:rPr>
          <w:rFonts w:hint="eastAsia"/>
        </w:rPr>
        <w:t>如图3-2，若查询结果看不清或者不能全面查看可点击下方下载后仔细查看，如图3-3</w:t>
      </w:r>
    </w:p>
    <w:p w14:paraId="69EB481A">
      <w:pPr>
        <w:keepNext/>
        <w:jc w:val="center"/>
        <w:rPr>
          <w:rFonts w:hint="eastAsia"/>
        </w:rPr>
      </w:pPr>
      <w:ins w:id="79" w:author="海萍 吴" w:date="2025-05-03T13:46:00Z">
        <w:r>
          <w:rPr/>
          <w:drawing>
            <wp:inline distT="0" distB="0" distL="0" distR="0">
              <wp:extent cx="2206625" cy="4560570"/>
              <wp:effectExtent l="0" t="0" r="3175" b="0"/>
              <wp:docPr id="403383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3050" name="图片 1"/>
                      <pic:cNvPicPr>
                        <a:picLocks noChangeAspect="1"/>
                      </pic:cNvPicPr>
                    </pic:nvPicPr>
                    <pic:blipFill>
                      <a:blip r:embed="rId11"/>
                      <a:srcRect l="1870"/>
                      <a:stretch>
                        <a:fillRect/>
                      </a:stretch>
                    </pic:blipFill>
                    <pic:spPr>
                      <a:xfrm>
                        <a:off x="0" y="0"/>
                        <a:ext cx="2222262" cy="4592263"/>
                      </a:xfrm>
                      <a:prstGeom prst="rect">
                        <a:avLst/>
                      </a:prstGeom>
                      <a:ln>
                        <a:noFill/>
                      </a:ln>
                    </pic:spPr>
                  </pic:pic>
                </a:graphicData>
              </a:graphic>
            </wp:inline>
          </w:drawing>
        </w:r>
      </w:ins>
      <w:r>
        <w:drawing>
          <wp:inline distT="0" distB="0" distL="0" distR="0">
            <wp:extent cx="2148840" cy="4517390"/>
            <wp:effectExtent l="0" t="0" r="3810" b="0"/>
            <wp:docPr id="2137392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2433" name="图片 1"/>
                    <pic:cNvPicPr>
                      <a:picLocks noChangeAspect="1"/>
                    </pic:cNvPicPr>
                  </pic:nvPicPr>
                  <pic:blipFill>
                    <a:blip r:embed="rId12"/>
                    <a:stretch>
                      <a:fillRect/>
                    </a:stretch>
                  </pic:blipFill>
                  <pic:spPr>
                    <a:xfrm>
                      <a:off x="0" y="0"/>
                      <a:ext cx="2160052" cy="4540630"/>
                    </a:xfrm>
                    <a:prstGeom prst="rect">
                      <a:avLst/>
                    </a:prstGeom>
                  </pic:spPr>
                </pic:pic>
              </a:graphicData>
            </a:graphic>
          </wp:inline>
        </w:drawing>
      </w:r>
    </w:p>
    <w:p w14:paraId="0239FB85">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2</w:t>
      </w:r>
      <w:r>
        <w:rPr>
          <w:rFonts w:hint="eastAsia"/>
        </w:rPr>
        <w:fldChar w:fldCharType="end"/>
      </w:r>
    </w:p>
    <w:p w14:paraId="67995882">
      <w:pPr>
        <w:keepNext/>
        <w:jc w:val="center"/>
        <w:rPr>
          <w:rFonts w:hint="eastAsia"/>
        </w:rPr>
      </w:pPr>
      <w:r>
        <w:drawing>
          <wp:inline distT="0" distB="0" distL="0" distR="0">
            <wp:extent cx="2010410" cy="3742055"/>
            <wp:effectExtent l="0" t="0" r="8890" b="0"/>
            <wp:docPr id="2451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6622" name="图片 1"/>
                    <pic:cNvPicPr>
                      <a:picLocks noChangeAspect="1"/>
                    </pic:cNvPicPr>
                  </pic:nvPicPr>
                  <pic:blipFill>
                    <a:blip r:embed="rId13"/>
                    <a:stretch>
                      <a:fillRect/>
                    </a:stretch>
                  </pic:blipFill>
                  <pic:spPr>
                    <a:xfrm>
                      <a:off x="0" y="0"/>
                      <a:ext cx="2014713" cy="3749897"/>
                    </a:xfrm>
                    <a:prstGeom prst="rect">
                      <a:avLst/>
                    </a:prstGeom>
                  </pic:spPr>
                </pic:pic>
              </a:graphicData>
            </a:graphic>
          </wp:inline>
        </w:drawing>
      </w:r>
      <w:r>
        <w:drawing>
          <wp:inline distT="0" distB="0" distL="0" distR="0">
            <wp:extent cx="1819275" cy="2457450"/>
            <wp:effectExtent l="0" t="0" r="9525" b="0"/>
            <wp:docPr id="8720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53945" name="图片 1"/>
                    <pic:cNvPicPr>
                      <a:picLocks noChangeAspect="1"/>
                    </pic:cNvPicPr>
                  </pic:nvPicPr>
                  <pic:blipFill>
                    <a:blip r:embed="rId14"/>
                    <a:stretch>
                      <a:fillRect/>
                    </a:stretch>
                  </pic:blipFill>
                  <pic:spPr>
                    <a:xfrm>
                      <a:off x="0" y="0"/>
                      <a:ext cx="1819529" cy="2457793"/>
                    </a:xfrm>
                    <a:prstGeom prst="rect">
                      <a:avLst/>
                    </a:prstGeom>
                  </pic:spPr>
                </pic:pic>
              </a:graphicData>
            </a:graphic>
          </wp:inline>
        </w:drawing>
      </w:r>
    </w:p>
    <w:p w14:paraId="00E566C5">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3</w:t>
      </w:r>
      <w:r>
        <w:rPr>
          <w:rFonts w:hint="eastAsia"/>
        </w:rPr>
        <w:fldChar w:fldCharType="end"/>
      </w:r>
    </w:p>
    <w:p w14:paraId="14BD041A">
      <w:pPr>
        <w:pStyle w:val="5"/>
        <w:rPr>
          <w:ins w:id="81" w:author="海萍 吴" w:date="2025-05-03T13:03:00Z"/>
          <w:rFonts w:hint="eastAsia"/>
        </w:rPr>
      </w:pPr>
      <w:r>
        <w:rPr>
          <w:rFonts w:hint="eastAsia"/>
        </w:rPr>
        <w:t>3.1.1.3作业提交</w:t>
      </w:r>
    </w:p>
    <w:p w14:paraId="2AA99C6C">
      <w:pPr>
        <w:ind w:firstLine="420"/>
        <w:rPr>
          <w:ins w:id="82" w:author="海萍 吴" w:date="2025-05-03T13:03:00Z"/>
          <w:rFonts w:hint="eastAsia"/>
        </w:rPr>
      </w:pPr>
      <w:r>
        <w:t>在作业提交模块，学生需准确填写收件人（即授课教师姓名），作业系统将依据填写信息，自动、精准地将作业投递至对应教师邮箱。同时，学生需完整填写作业题目，便于教师快速识别作业主题。提交内容区域支持自由编辑作业正文，此外，系统还提供附件上传功能，学生可上传图片、Word文档、PDF文件等多种格式的材料，确保作业内容的完整性与丰富性，全方位满足多样化的作业提交需求。</w:t>
      </w:r>
      <w:r>
        <w:rPr>
          <w:rFonts w:hint="eastAsia"/>
        </w:rPr>
        <w:t>如图3-4。</w:t>
      </w:r>
    </w:p>
    <w:p w14:paraId="5B213A67">
      <w:pPr>
        <w:keepNext/>
        <w:jc w:val="center"/>
        <w:rPr>
          <w:rFonts w:hint="eastAsia"/>
        </w:rPr>
      </w:pPr>
      <w:r>
        <w:drawing>
          <wp:inline distT="0" distB="0" distL="0" distR="0">
            <wp:extent cx="2031365" cy="4370070"/>
            <wp:effectExtent l="0" t="0" r="6985" b="0"/>
            <wp:docPr id="415022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22090" name="图片 1"/>
                    <pic:cNvPicPr>
                      <a:picLocks noChangeAspect="1"/>
                    </pic:cNvPicPr>
                  </pic:nvPicPr>
                  <pic:blipFill>
                    <a:blip r:embed="rId15"/>
                    <a:srcRect t="1526"/>
                    <a:stretch>
                      <a:fillRect/>
                    </a:stretch>
                  </pic:blipFill>
                  <pic:spPr>
                    <a:xfrm>
                      <a:off x="0" y="0"/>
                      <a:ext cx="2039722" cy="4387330"/>
                    </a:xfrm>
                    <a:prstGeom prst="rect">
                      <a:avLst/>
                    </a:prstGeom>
                    <a:ln>
                      <a:noFill/>
                    </a:ln>
                  </pic:spPr>
                </pic:pic>
              </a:graphicData>
            </a:graphic>
          </wp:inline>
        </w:drawing>
      </w:r>
      <w:r>
        <w:drawing>
          <wp:inline distT="0" distB="0" distL="0" distR="0">
            <wp:extent cx="2108200" cy="4335780"/>
            <wp:effectExtent l="0" t="0" r="6350" b="7620"/>
            <wp:docPr id="71280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0152" name="图片 1"/>
                    <pic:cNvPicPr>
                      <a:picLocks noChangeAspect="1"/>
                    </pic:cNvPicPr>
                  </pic:nvPicPr>
                  <pic:blipFill>
                    <a:blip r:embed="rId16"/>
                    <a:stretch>
                      <a:fillRect/>
                    </a:stretch>
                  </pic:blipFill>
                  <pic:spPr>
                    <a:xfrm>
                      <a:off x="0" y="0"/>
                      <a:ext cx="2114533" cy="4348963"/>
                    </a:xfrm>
                    <a:prstGeom prst="rect">
                      <a:avLst/>
                    </a:prstGeom>
                  </pic:spPr>
                </pic:pic>
              </a:graphicData>
            </a:graphic>
          </wp:inline>
        </w:drawing>
      </w:r>
    </w:p>
    <w:p w14:paraId="24CA6AC5">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4</w:t>
      </w:r>
      <w:r>
        <w:rPr>
          <w:rFonts w:hint="eastAsia"/>
        </w:rPr>
        <w:fldChar w:fldCharType="end"/>
      </w:r>
    </w:p>
    <w:p w14:paraId="0A55256C">
      <w:pPr>
        <w:jc w:val="center"/>
        <w:rPr>
          <w:ins w:id="83" w:author="海萍 吴" w:date="2025-05-03T13:03:00Z"/>
          <w:rFonts w:hint="eastAsia"/>
        </w:rPr>
      </w:pPr>
    </w:p>
    <w:p w14:paraId="2C12B733">
      <w:pPr>
        <w:pStyle w:val="5"/>
        <w:rPr>
          <w:rFonts w:hint="eastAsia"/>
        </w:rPr>
      </w:pPr>
      <w:r>
        <w:rPr>
          <w:rFonts w:hint="eastAsia"/>
        </w:rPr>
        <w:t>3.1.1.4成绩查询</w:t>
      </w:r>
    </w:p>
    <w:p w14:paraId="370E5BA5">
      <w:pPr>
        <w:ind w:firstLine="420"/>
        <w:rPr>
          <w:ins w:id="84" w:author="海萍 吴" w:date="2025-05-03T13:03:00Z"/>
          <w:rFonts w:hint="eastAsia"/>
        </w:rPr>
      </w:pPr>
      <w:r>
        <w:t>本系统采用严谨的身份认证机制，学生需凭借准确的学号与密码完成登录验证。成功通过身份核验后，系统将快速精准识别学生个人信息。此时，学生仅需简单选择对应的学年与学期，系统即可瞬间生成并导出完整学期的成绩数据，操作流程精简高效，极大提升了成绩查询与获取的便捷性</w:t>
      </w:r>
      <w:r>
        <w:rPr>
          <w:rFonts w:hint="eastAsia"/>
        </w:rPr>
        <w:t>，此时也可以下载自己的成绩表，如图3-5。</w:t>
      </w:r>
    </w:p>
    <w:p w14:paraId="4737A949">
      <w:pPr>
        <w:keepNext/>
        <w:jc w:val="center"/>
        <w:rPr>
          <w:rFonts w:hint="eastAsia"/>
        </w:rPr>
      </w:pPr>
      <w:r>
        <w:drawing>
          <wp:inline distT="0" distB="0" distL="0" distR="0">
            <wp:extent cx="2188210" cy="4622800"/>
            <wp:effectExtent l="0" t="0" r="2540" b="6350"/>
            <wp:docPr id="4075225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2595" name="图片 1"/>
                    <pic:cNvPicPr>
                      <a:picLocks noChangeAspect="1"/>
                    </pic:cNvPicPr>
                  </pic:nvPicPr>
                  <pic:blipFill>
                    <a:blip r:embed="rId17"/>
                    <a:stretch>
                      <a:fillRect/>
                    </a:stretch>
                  </pic:blipFill>
                  <pic:spPr>
                    <a:xfrm>
                      <a:off x="0" y="0"/>
                      <a:ext cx="2204004" cy="4655454"/>
                    </a:xfrm>
                    <a:prstGeom prst="rect">
                      <a:avLst/>
                    </a:prstGeom>
                  </pic:spPr>
                </pic:pic>
              </a:graphicData>
            </a:graphic>
          </wp:inline>
        </w:drawing>
      </w:r>
      <w:r>
        <w:drawing>
          <wp:inline distT="0" distB="0" distL="0" distR="0">
            <wp:extent cx="2192655" cy="4641850"/>
            <wp:effectExtent l="0" t="0" r="0" b="6350"/>
            <wp:docPr id="201487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79172" name="图片 1"/>
                    <pic:cNvPicPr>
                      <a:picLocks noChangeAspect="1"/>
                    </pic:cNvPicPr>
                  </pic:nvPicPr>
                  <pic:blipFill>
                    <a:blip r:embed="rId18"/>
                    <a:stretch>
                      <a:fillRect/>
                    </a:stretch>
                  </pic:blipFill>
                  <pic:spPr>
                    <a:xfrm>
                      <a:off x="0" y="0"/>
                      <a:ext cx="2202416" cy="4662560"/>
                    </a:xfrm>
                    <a:prstGeom prst="rect">
                      <a:avLst/>
                    </a:prstGeom>
                  </pic:spPr>
                </pic:pic>
              </a:graphicData>
            </a:graphic>
          </wp:inline>
        </w:drawing>
      </w:r>
    </w:p>
    <w:p w14:paraId="3D6635F4">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5</w:t>
      </w:r>
      <w:r>
        <w:rPr>
          <w:rFonts w:hint="eastAsia"/>
        </w:rPr>
        <w:fldChar w:fldCharType="end"/>
      </w:r>
    </w:p>
    <w:p w14:paraId="29D16E70">
      <w:pPr>
        <w:pStyle w:val="5"/>
        <w:rPr>
          <w:rFonts w:hint="eastAsia"/>
        </w:rPr>
      </w:pPr>
      <w:r>
        <w:rPr>
          <w:rFonts w:hint="eastAsia"/>
        </w:rPr>
        <w:t>3.1.1.5校园通知</w:t>
      </w:r>
      <w:r>
        <w:t xml:space="preserve"> </w:t>
      </w:r>
    </w:p>
    <w:p w14:paraId="1362B098">
      <w:pPr>
        <w:ind w:firstLine="420"/>
        <w:rPr>
          <w:ins w:id="85" w:author="海萍 吴" w:date="2025-05-03T13:03:00Z"/>
          <w:rFonts w:hint="eastAsia"/>
        </w:rPr>
      </w:pPr>
      <w:r>
        <w:t>校园通知模块作为学校重要资讯的核心发布平台，集中呈现招生政策、学术活动、考试安排等重大事项，为学生提供便捷统一的信息浏览窗口。每条通知均显著标注发布日期，便于学生快速甄别信息的时效性与重要程度。同时，系统支持深度交互功能，学生点击任意通知条目，即可跳转至专属详情页面，完整呈现通知原文助力学生全面掌握通知要点，确保关键信息精准触达、清晰理解，有效提升校园资讯传播的效率与质量。</w:t>
      </w:r>
      <w:r>
        <w:rPr>
          <w:rFonts w:hint="eastAsia"/>
        </w:rPr>
        <w:t>如图3-6。</w:t>
      </w:r>
    </w:p>
    <w:p w14:paraId="149A69EE">
      <w:pPr>
        <w:keepNext/>
        <w:jc w:val="center"/>
        <w:rPr>
          <w:rFonts w:hint="eastAsia"/>
        </w:rPr>
      </w:pPr>
      <w:r>
        <w:drawing>
          <wp:inline distT="0" distB="0" distL="0" distR="0">
            <wp:extent cx="2522855" cy="5383530"/>
            <wp:effectExtent l="0" t="0" r="0" b="7620"/>
            <wp:docPr id="1732176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6937" name="图片 1"/>
                    <pic:cNvPicPr>
                      <a:picLocks noChangeAspect="1"/>
                    </pic:cNvPicPr>
                  </pic:nvPicPr>
                  <pic:blipFill>
                    <a:blip r:embed="rId19"/>
                    <a:stretch>
                      <a:fillRect/>
                    </a:stretch>
                  </pic:blipFill>
                  <pic:spPr>
                    <a:xfrm>
                      <a:off x="0" y="0"/>
                      <a:ext cx="2534652" cy="5408163"/>
                    </a:xfrm>
                    <a:prstGeom prst="rect">
                      <a:avLst/>
                    </a:prstGeom>
                  </pic:spPr>
                </pic:pic>
              </a:graphicData>
            </a:graphic>
          </wp:inline>
        </w:drawing>
      </w:r>
      <w:r>
        <w:drawing>
          <wp:inline distT="0" distB="0" distL="0" distR="0">
            <wp:extent cx="2513965" cy="5435600"/>
            <wp:effectExtent l="0" t="0" r="635" b="0"/>
            <wp:docPr id="17236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99959" name="图片 1"/>
                    <pic:cNvPicPr>
                      <a:picLocks noChangeAspect="1"/>
                    </pic:cNvPicPr>
                  </pic:nvPicPr>
                  <pic:blipFill>
                    <a:blip r:embed="rId20"/>
                    <a:stretch>
                      <a:fillRect/>
                    </a:stretch>
                  </pic:blipFill>
                  <pic:spPr>
                    <a:xfrm>
                      <a:off x="0" y="0"/>
                      <a:ext cx="2515637" cy="5439215"/>
                    </a:xfrm>
                    <a:prstGeom prst="rect">
                      <a:avLst/>
                    </a:prstGeom>
                  </pic:spPr>
                </pic:pic>
              </a:graphicData>
            </a:graphic>
          </wp:inline>
        </w:drawing>
      </w:r>
    </w:p>
    <w:p w14:paraId="02DE78E6">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6</w:t>
      </w:r>
      <w:r>
        <w:rPr>
          <w:rFonts w:hint="eastAsia"/>
        </w:rPr>
        <w:fldChar w:fldCharType="end"/>
      </w:r>
    </w:p>
    <w:p w14:paraId="14430481">
      <w:pPr>
        <w:pStyle w:val="5"/>
        <w:rPr>
          <w:rFonts w:hint="eastAsia"/>
        </w:rPr>
      </w:pPr>
      <w:r>
        <w:rPr>
          <w:rFonts w:hint="eastAsia"/>
        </w:rPr>
        <w:t>3.1.1.6学生评教</w:t>
      </w:r>
    </w:p>
    <w:p w14:paraId="0D5F484B">
      <w:pPr>
        <w:ind w:firstLine="420"/>
        <w:rPr>
          <w:rFonts w:hint="eastAsia"/>
        </w:rPr>
      </w:pPr>
      <w:r>
        <w:t>在学生评教功能板块，学生仅需选定相应学年与学期，系统将快速筛选并展示该时间段内任教的所有教师名单。随后，学生点击对应教师的评教入口，即可跳转至专属打分页面。页面内以清晰明确的问题为导向，学生可依据实际教学体验，通过“好、中、坏”的直观选项进行评价反馈，操作流程简洁流畅，高效完成评教流程，确保教学评价工作便捷有序开展。</w:t>
      </w:r>
      <w:r>
        <w:rPr>
          <w:rFonts w:hint="eastAsia"/>
        </w:rPr>
        <w:t>如图3-7。</w:t>
      </w:r>
    </w:p>
    <w:p w14:paraId="74CCB710">
      <w:pPr>
        <w:keepNext/>
        <w:jc w:val="center"/>
        <w:rPr>
          <w:rFonts w:hint="eastAsia"/>
        </w:rPr>
      </w:pPr>
      <w:r>
        <w:drawing>
          <wp:inline distT="0" distB="0" distL="0" distR="0">
            <wp:extent cx="2153920" cy="4625340"/>
            <wp:effectExtent l="0" t="0" r="0" b="3810"/>
            <wp:docPr id="205148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84285" name="图片 1"/>
                    <pic:cNvPicPr>
                      <a:picLocks noChangeAspect="1"/>
                    </pic:cNvPicPr>
                  </pic:nvPicPr>
                  <pic:blipFill>
                    <a:blip r:embed="rId21"/>
                    <a:stretch>
                      <a:fillRect/>
                    </a:stretch>
                  </pic:blipFill>
                  <pic:spPr>
                    <a:xfrm>
                      <a:off x="0" y="0"/>
                      <a:ext cx="2167701" cy="4654180"/>
                    </a:xfrm>
                    <a:prstGeom prst="rect">
                      <a:avLst/>
                    </a:prstGeom>
                  </pic:spPr>
                </pic:pic>
              </a:graphicData>
            </a:graphic>
          </wp:inline>
        </w:drawing>
      </w:r>
      <w:r>
        <w:drawing>
          <wp:inline distT="0" distB="0" distL="0" distR="0">
            <wp:extent cx="2171700" cy="4656455"/>
            <wp:effectExtent l="0" t="0" r="0" b="0"/>
            <wp:docPr id="127879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5089" name="图片 1"/>
                    <pic:cNvPicPr>
                      <a:picLocks noChangeAspect="1"/>
                    </pic:cNvPicPr>
                  </pic:nvPicPr>
                  <pic:blipFill>
                    <a:blip r:embed="rId22"/>
                    <a:stretch>
                      <a:fillRect/>
                    </a:stretch>
                  </pic:blipFill>
                  <pic:spPr>
                    <a:xfrm>
                      <a:off x="0" y="0"/>
                      <a:ext cx="2182221" cy="4679524"/>
                    </a:xfrm>
                    <a:prstGeom prst="rect">
                      <a:avLst/>
                    </a:prstGeom>
                  </pic:spPr>
                </pic:pic>
              </a:graphicData>
            </a:graphic>
          </wp:inline>
        </w:drawing>
      </w:r>
    </w:p>
    <w:p w14:paraId="6C97D938">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7</w:t>
      </w:r>
      <w:r>
        <w:rPr>
          <w:rFonts w:hint="eastAsia"/>
        </w:rPr>
        <w:fldChar w:fldCharType="end"/>
      </w:r>
    </w:p>
    <w:p w14:paraId="79AAB086">
      <w:pPr>
        <w:pStyle w:val="5"/>
        <w:rPr>
          <w:rFonts w:hint="eastAsia"/>
        </w:rPr>
      </w:pPr>
      <w:r>
        <w:rPr>
          <w:rFonts w:hint="eastAsia"/>
        </w:rPr>
        <w:t>3.1.1.7学习资料</w:t>
      </w:r>
    </w:p>
    <w:p w14:paraId="7995964F">
      <w:pPr>
        <w:ind w:firstLine="420"/>
        <w:rPr>
          <w:rFonts w:hint="eastAsia"/>
        </w:rPr>
      </w:pPr>
      <w:r>
        <w:t>学习资料板块采用科学的学科分类体系，将丰富的学习资源进行系统梳理与归类，学生可根据自身需求快速定位目标学科。进入具体学科页面后，系统会展示该学科下涵盖的各类专业课程，课程名称、概要等信息一目了然。点击课程详情，即可一键跳转至优质课程资源专区，获取精心录制的教学视频，沉浸式开启高效学习之旅，为学生打造便捷、精准、多元的学习资源获取渠道。</w:t>
      </w:r>
      <w:r>
        <w:rPr>
          <w:rFonts w:hint="eastAsia"/>
        </w:rPr>
        <w:t>如图3-8、3-9。</w:t>
      </w:r>
    </w:p>
    <w:p w14:paraId="3D6A9911">
      <w:pPr>
        <w:keepNext/>
        <w:jc w:val="center"/>
        <w:rPr>
          <w:rFonts w:hint="eastAsia"/>
        </w:rPr>
      </w:pPr>
      <w:r>
        <w:drawing>
          <wp:inline distT="0" distB="0" distL="0" distR="0">
            <wp:extent cx="2251710" cy="4745990"/>
            <wp:effectExtent l="0" t="0" r="0" b="0"/>
            <wp:docPr id="1000163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3258" name="图片 1"/>
                    <pic:cNvPicPr>
                      <a:picLocks noChangeAspect="1"/>
                    </pic:cNvPicPr>
                  </pic:nvPicPr>
                  <pic:blipFill>
                    <a:blip r:embed="rId23"/>
                    <a:stretch>
                      <a:fillRect/>
                    </a:stretch>
                  </pic:blipFill>
                  <pic:spPr>
                    <a:xfrm>
                      <a:off x="0" y="0"/>
                      <a:ext cx="2258110" cy="4759217"/>
                    </a:xfrm>
                    <a:prstGeom prst="rect">
                      <a:avLst/>
                    </a:prstGeom>
                  </pic:spPr>
                </pic:pic>
              </a:graphicData>
            </a:graphic>
          </wp:inline>
        </w:drawing>
      </w:r>
      <w:r>
        <w:drawing>
          <wp:inline distT="0" distB="0" distL="0" distR="0">
            <wp:extent cx="2244090" cy="4724400"/>
            <wp:effectExtent l="0" t="0" r="3810" b="0"/>
            <wp:docPr id="1925174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74189" name="图片 1"/>
                    <pic:cNvPicPr>
                      <a:picLocks noChangeAspect="1"/>
                    </pic:cNvPicPr>
                  </pic:nvPicPr>
                  <pic:blipFill>
                    <a:blip r:embed="rId24"/>
                    <a:stretch>
                      <a:fillRect/>
                    </a:stretch>
                  </pic:blipFill>
                  <pic:spPr>
                    <a:xfrm>
                      <a:off x="0" y="0"/>
                      <a:ext cx="2258528" cy="4753549"/>
                    </a:xfrm>
                    <a:prstGeom prst="rect">
                      <a:avLst/>
                    </a:prstGeom>
                  </pic:spPr>
                </pic:pic>
              </a:graphicData>
            </a:graphic>
          </wp:inline>
        </w:drawing>
      </w:r>
    </w:p>
    <w:p w14:paraId="3D7EEAE8">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8</w:t>
      </w:r>
      <w:r>
        <w:rPr>
          <w:rFonts w:hint="eastAsia"/>
        </w:rPr>
        <w:fldChar w:fldCharType="end"/>
      </w:r>
    </w:p>
    <w:p w14:paraId="0842DF5B">
      <w:pPr>
        <w:keepNext/>
        <w:jc w:val="center"/>
        <w:rPr>
          <w:rFonts w:hint="eastAsia"/>
        </w:rPr>
      </w:pPr>
      <w:r>
        <w:drawing>
          <wp:inline distT="0" distB="0" distL="0" distR="0">
            <wp:extent cx="2654935" cy="5006975"/>
            <wp:effectExtent l="0" t="0" r="0" b="3175"/>
            <wp:docPr id="1061446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46227" name="图片 1"/>
                    <pic:cNvPicPr>
                      <a:picLocks noChangeAspect="1"/>
                    </pic:cNvPicPr>
                  </pic:nvPicPr>
                  <pic:blipFill>
                    <a:blip r:embed="rId25"/>
                    <a:stretch>
                      <a:fillRect/>
                    </a:stretch>
                  </pic:blipFill>
                  <pic:spPr>
                    <a:xfrm>
                      <a:off x="0" y="0"/>
                      <a:ext cx="2662305" cy="5020162"/>
                    </a:xfrm>
                    <a:prstGeom prst="rect">
                      <a:avLst/>
                    </a:prstGeom>
                  </pic:spPr>
                </pic:pic>
              </a:graphicData>
            </a:graphic>
          </wp:inline>
        </w:drawing>
      </w:r>
    </w:p>
    <w:p w14:paraId="4E7FA683">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9</w:t>
      </w:r>
      <w:r>
        <w:rPr>
          <w:rFonts w:hint="eastAsia"/>
        </w:rPr>
        <w:fldChar w:fldCharType="end"/>
      </w:r>
    </w:p>
    <w:p w14:paraId="6B007F12">
      <w:pPr>
        <w:pStyle w:val="5"/>
        <w:rPr>
          <w:rFonts w:hint="eastAsia"/>
        </w:rPr>
      </w:pPr>
      <w:r>
        <w:rPr>
          <w:rFonts w:hint="eastAsia"/>
        </w:rPr>
        <w:t>3.1.1.8底部轮播图</w:t>
      </w:r>
    </w:p>
    <w:p w14:paraId="7D79049C">
      <w:pPr>
        <w:ind w:firstLine="420"/>
        <w:rPr>
          <w:rFonts w:hint="eastAsia"/>
        </w:rPr>
      </w:pPr>
      <w:r>
        <w:t>底部轮播图以动态视觉效果循环展示平台内的热门精品课程，每帧画面聚焦课程核心亮点与特色标识，直观呈现课程魅力。轻点任意课程图卡，即刻跳转至专属课程介绍页，详细展示课程目标、师资力量、教学大纲等核心信息，帮助学习者全面了解课程内容与价值。在课程介绍页中，设有明确的跳转指引按钮，点击即可无缝衔接至优质课程资源页面，开启系统化的课程学习之旅，助力学习者轻松探索感兴趣的优质课程，获取前沿知识与专业技能。</w:t>
      </w:r>
      <w:r>
        <w:rPr>
          <w:rFonts w:hint="eastAsia"/>
        </w:rPr>
        <w:t>如图3-10。</w:t>
      </w:r>
    </w:p>
    <w:p w14:paraId="503BEE27">
      <w:pPr>
        <w:keepNext/>
        <w:jc w:val="center"/>
        <w:rPr>
          <w:rFonts w:hint="eastAsia"/>
        </w:rPr>
      </w:pPr>
      <w:r>
        <w:drawing>
          <wp:inline distT="0" distB="0" distL="0" distR="0">
            <wp:extent cx="2339975" cy="5080000"/>
            <wp:effectExtent l="0" t="0" r="3175" b="6350"/>
            <wp:docPr id="1215304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4623" name="图片 1"/>
                    <pic:cNvPicPr>
                      <a:picLocks noChangeAspect="1"/>
                    </pic:cNvPicPr>
                  </pic:nvPicPr>
                  <pic:blipFill>
                    <a:blip r:embed="rId26"/>
                    <a:srcRect l="3655" t="744" b="-1"/>
                    <a:stretch>
                      <a:fillRect/>
                    </a:stretch>
                  </pic:blipFill>
                  <pic:spPr>
                    <a:xfrm>
                      <a:off x="0" y="0"/>
                      <a:ext cx="2345840" cy="5092190"/>
                    </a:xfrm>
                    <a:prstGeom prst="rect">
                      <a:avLst/>
                    </a:prstGeom>
                    <a:ln>
                      <a:noFill/>
                    </a:ln>
                  </pic:spPr>
                </pic:pic>
              </a:graphicData>
            </a:graphic>
          </wp:inline>
        </w:drawing>
      </w:r>
      <w:r>
        <w:drawing>
          <wp:inline distT="0" distB="0" distL="0" distR="0">
            <wp:extent cx="2416175" cy="5094605"/>
            <wp:effectExtent l="0" t="0" r="3175" b="0"/>
            <wp:docPr id="367118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8342" name="图片 1"/>
                    <pic:cNvPicPr>
                      <a:picLocks noChangeAspect="1"/>
                    </pic:cNvPicPr>
                  </pic:nvPicPr>
                  <pic:blipFill>
                    <a:blip r:embed="rId27"/>
                    <a:srcRect t="742"/>
                    <a:stretch>
                      <a:fillRect/>
                    </a:stretch>
                  </pic:blipFill>
                  <pic:spPr>
                    <a:xfrm>
                      <a:off x="0" y="0"/>
                      <a:ext cx="2422727" cy="5108453"/>
                    </a:xfrm>
                    <a:prstGeom prst="rect">
                      <a:avLst/>
                    </a:prstGeom>
                    <a:ln>
                      <a:noFill/>
                    </a:ln>
                  </pic:spPr>
                </pic:pic>
              </a:graphicData>
            </a:graphic>
          </wp:inline>
        </w:drawing>
      </w:r>
    </w:p>
    <w:p w14:paraId="262C2E87">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10</w:t>
      </w:r>
      <w:r>
        <w:rPr>
          <w:rFonts w:hint="eastAsia"/>
        </w:rPr>
        <w:fldChar w:fldCharType="end"/>
      </w:r>
    </w:p>
    <w:p w14:paraId="7C8D3AAD">
      <w:pPr>
        <w:pStyle w:val="4"/>
        <w:rPr>
          <w:ins w:id="86" w:author="海萍 吴" w:date="2025-05-03T13:33:00Z"/>
          <w:rFonts w:hint="eastAsia"/>
          <w:b w:val="0"/>
          <w:bCs w:val="0"/>
        </w:rPr>
      </w:pPr>
      <w:ins w:id="87" w:author="海萍 吴" w:date="2025-05-03T13:07:00Z">
        <w:r>
          <w:rPr>
            <w:rFonts w:hint="eastAsia"/>
            <w:b w:val="0"/>
            <w:bCs w:val="0"/>
            <w:rPrChange w:id="88" w:author="海萍 吴" w:date="2025-05-03T13:10:00Z">
              <w:rPr>
                <w:rFonts w:hint="eastAsia"/>
              </w:rPr>
            </w:rPrChange>
          </w:rPr>
          <w:t>3.</w:t>
        </w:r>
      </w:ins>
      <w:r>
        <w:rPr>
          <w:rFonts w:hint="eastAsia"/>
          <w:b w:val="0"/>
          <w:bCs w:val="0"/>
        </w:rPr>
        <w:t>2</w:t>
      </w:r>
      <w:ins w:id="89" w:author="海萍 吴" w:date="2025-05-03T13:08:00Z">
        <w:r>
          <w:rPr>
            <w:rFonts w:hint="eastAsia"/>
            <w:b w:val="0"/>
            <w:bCs w:val="0"/>
            <w:rPrChange w:id="90" w:author="海萍 吴" w:date="2025-05-03T13:10:00Z">
              <w:rPr>
                <w:rFonts w:hint="eastAsia"/>
              </w:rPr>
            </w:rPrChange>
          </w:rPr>
          <w:t>.</w:t>
        </w:r>
      </w:ins>
      <w:ins w:id="91" w:author="海萍 吴" w:date="2025-05-03T13:07:00Z">
        <w:r>
          <w:rPr>
            <w:rFonts w:hint="eastAsia"/>
            <w:b w:val="0"/>
            <w:bCs w:val="0"/>
            <w:rPrChange w:id="92" w:author="海萍 吴" w:date="2025-05-03T13:10:00Z">
              <w:rPr>
                <w:rFonts w:hint="eastAsia"/>
              </w:rPr>
            </w:rPrChange>
          </w:rPr>
          <w:t>1</w:t>
        </w:r>
      </w:ins>
      <w:r>
        <w:rPr>
          <w:rFonts w:hint="eastAsia"/>
          <w:b w:val="0"/>
          <w:bCs w:val="0"/>
        </w:rPr>
        <w:t>教师</w:t>
      </w:r>
      <w:ins w:id="93" w:author="海萍 吴" w:date="2025-05-03T13:08:00Z">
        <w:r>
          <w:rPr>
            <w:rFonts w:hint="eastAsia"/>
            <w:b w:val="0"/>
            <w:bCs w:val="0"/>
            <w:rPrChange w:id="94" w:author="海萍 吴" w:date="2025-05-03T13:10:00Z">
              <w:rPr>
                <w:rFonts w:hint="eastAsia"/>
              </w:rPr>
            </w:rPrChange>
          </w:rPr>
          <w:t>端首页</w:t>
        </w:r>
      </w:ins>
    </w:p>
    <w:p w14:paraId="34828EAF">
      <w:pPr>
        <w:rPr>
          <w:ins w:id="95" w:author="海萍 吴" w:date="2025-05-03T13:33:00Z"/>
          <w:rFonts w:hint="eastAsia"/>
        </w:rPr>
      </w:pPr>
      <w:ins w:id="96" w:author="海萍 吴" w:date="2025-05-03T13:33:00Z">
        <w:r>
          <w:rPr>
            <w:rFonts w:hint="eastAsia"/>
          </w:rPr>
          <w:t>首页：</w:t>
        </w:r>
      </w:ins>
      <w:ins w:id="97" w:author="海萍 吴" w:date="2025-05-03T13:33:00Z">
        <w:r>
          <w:rPr/>
          <w:t>轮播图（公告</w:t>
        </w:r>
      </w:ins>
      <w:ins w:id="98" w:author="海萍 吴" w:date="2025-05-03T13:33:00Z">
        <w:r>
          <w:rPr>
            <w:rFonts w:hint="eastAsia"/>
          </w:rPr>
          <w:t>/课程</w:t>
        </w:r>
      </w:ins>
      <w:ins w:id="99" w:author="海萍 吴" w:date="2025-05-03T13:33:00Z">
        <w:r>
          <w:rPr/>
          <w:t>）、快捷入口（课表、作业、成绩、</w:t>
        </w:r>
      </w:ins>
      <w:ins w:id="100" w:author="海萍 吴" w:date="2025-05-03T13:33:00Z">
        <w:r>
          <w:rPr>
            <w:rFonts w:hint="eastAsia"/>
          </w:rPr>
          <w:t>通知、</w:t>
        </w:r>
      </w:ins>
      <w:ins w:id="101" w:author="海萍 吴" w:date="2025-05-03T13:33:00Z">
        <w:r>
          <w:rPr/>
          <w:t>评教</w:t>
        </w:r>
      </w:ins>
      <w:ins w:id="102" w:author="海萍 吴" w:date="2025-05-03T13:33:00Z">
        <w:r>
          <w:rPr>
            <w:rFonts w:hint="eastAsia"/>
          </w:rPr>
          <w:t>、资料</w:t>
        </w:r>
      </w:ins>
      <w:ins w:id="103" w:author="海萍 吴" w:date="2025-05-03T13:33:00Z">
        <w:r>
          <w:rPr/>
          <w:t>）。</w:t>
        </w:r>
      </w:ins>
    </w:p>
    <w:p w14:paraId="0FA8A359">
      <w:pPr>
        <w:rPr>
          <w:ins w:id="104" w:author="海萍 吴" w:date="2025-05-03T13:33:00Z"/>
          <w:rFonts w:hint="eastAsia"/>
        </w:rPr>
      </w:pPr>
      <w:ins w:id="105" w:author="海萍 吴" w:date="2025-05-03T13:33:00Z">
        <w:r>
          <w:rPr/>
          <w:t>课表查询：</w:t>
        </w:r>
      </w:ins>
      <w:r>
        <w:rPr>
          <w:rFonts w:hint="eastAsia"/>
        </w:rPr>
        <w:t>按照学年和学期整体查找，再进一步筛选专业和班级，方便老师查看课程安排。</w:t>
      </w:r>
    </w:p>
    <w:p w14:paraId="538F43A7">
      <w:pPr>
        <w:rPr>
          <w:ins w:id="106" w:author="海萍 吴" w:date="2025-05-03T13:33:00Z"/>
          <w:rFonts w:hint="eastAsia"/>
        </w:rPr>
      </w:pPr>
      <w:ins w:id="107" w:author="海萍 吴" w:date="2025-05-03T13:33:00Z">
        <w:r>
          <w:rPr/>
          <w:t>作业</w:t>
        </w:r>
      </w:ins>
      <w:r>
        <w:rPr>
          <w:rFonts w:hint="eastAsia"/>
        </w:rPr>
        <w:t>查看</w:t>
      </w:r>
      <w:ins w:id="108" w:author="海萍 吴" w:date="2025-05-03T13:33:00Z">
        <w:r>
          <w:rPr/>
          <w:t>：</w:t>
        </w:r>
      </w:ins>
      <w:r>
        <w:rPr>
          <w:rFonts w:hint="eastAsia"/>
        </w:rPr>
        <w:t>查看学生提交的作业，以及提交时间。</w:t>
      </w:r>
    </w:p>
    <w:p w14:paraId="3A2351F5">
      <w:pPr>
        <w:rPr>
          <w:ins w:id="109" w:author="海萍 吴" w:date="2025-05-03T13:33:00Z"/>
          <w:rFonts w:hint="eastAsia"/>
        </w:rPr>
      </w:pPr>
      <w:ins w:id="110" w:author="海萍 吴" w:date="2025-05-03T13:33:00Z">
        <w:r>
          <w:rPr/>
          <w:t>成绩查询：</w:t>
        </w:r>
      </w:ins>
      <w:ins w:id="111" w:author="海萍 吴" w:date="2025-05-03T13:33:00Z">
        <w:r>
          <w:rPr>
            <w:rFonts w:hint="eastAsia"/>
          </w:rPr>
          <w:t>按学年和学期</w:t>
        </w:r>
      </w:ins>
      <w:r>
        <w:rPr>
          <w:rFonts w:hint="eastAsia"/>
        </w:rPr>
        <w:t>和专业查看</w:t>
      </w:r>
      <w:ins w:id="112" w:author="海萍 吴" w:date="2025-05-03T13:33:00Z">
        <w:r>
          <w:rPr>
            <w:rFonts w:hint="eastAsia"/>
          </w:rPr>
          <w:t>，查看</w:t>
        </w:r>
      </w:ins>
      <w:r>
        <w:rPr>
          <w:rFonts w:hint="eastAsia"/>
        </w:rPr>
        <w:t>目标学年学期某个班级的总体成绩。</w:t>
      </w:r>
      <w:ins w:id="113" w:author="海萍 吴" w:date="2025-05-03T13:33:00Z">
        <w:r>
          <w:rPr/>
          <w:t xml:space="preserve"> </w:t>
        </w:r>
      </w:ins>
    </w:p>
    <w:p w14:paraId="780BFA3E">
      <w:pPr>
        <w:rPr>
          <w:ins w:id="114" w:author="海萍 吴" w:date="2025-05-03T13:33:00Z"/>
          <w:rFonts w:hint="eastAsia"/>
        </w:rPr>
      </w:pPr>
      <w:ins w:id="115" w:author="海萍 吴" w:date="2025-05-03T13:33:00Z">
        <w:r>
          <w:rPr>
            <w:rFonts w:hint="eastAsia"/>
          </w:rPr>
          <w:t>校园通知：显示一些校园重大通知以及显示通知日期。</w:t>
        </w:r>
      </w:ins>
    </w:p>
    <w:p w14:paraId="7E8C1F58">
      <w:pPr>
        <w:rPr>
          <w:ins w:id="116" w:author="海萍 吴" w:date="2025-05-03T13:33:00Z"/>
          <w:rFonts w:hint="eastAsia"/>
        </w:rPr>
      </w:pPr>
      <w:ins w:id="117" w:author="海萍 吴" w:date="2025-05-03T13:33:00Z">
        <w:r>
          <w:rPr/>
          <w:t>评教</w:t>
        </w:r>
      </w:ins>
      <w:r>
        <w:rPr>
          <w:rFonts w:hint="eastAsia"/>
        </w:rPr>
        <w:t>信息</w:t>
      </w:r>
      <w:ins w:id="118" w:author="海萍 吴" w:date="2025-05-03T13:33:00Z">
        <w:r>
          <w:rPr/>
          <w:t>：</w:t>
        </w:r>
      </w:ins>
      <w:r>
        <w:rPr>
          <w:rFonts w:hint="eastAsia"/>
        </w:rPr>
        <w:t xml:space="preserve">选择学年学期以及专业，查看在目标时间段内某专业学生给自己的评教信息。 </w:t>
      </w:r>
    </w:p>
    <w:p w14:paraId="609B78DD">
      <w:pPr>
        <w:rPr>
          <w:ins w:id="119" w:author="海萍 吴" w:date="2025-05-03T13:33:00Z"/>
          <w:rFonts w:hint="eastAsia"/>
        </w:rPr>
      </w:pPr>
      <w:ins w:id="120" w:author="海萍 吴" w:date="2025-05-03T13:33:00Z">
        <w:r>
          <w:rPr>
            <w:rFonts w:hint="eastAsia"/>
          </w:rPr>
          <w:t>学习资料：按学科专业分类，可查看对应专业和课程的线上优课系统的优质教学视频。</w:t>
        </w:r>
      </w:ins>
    </w:p>
    <w:p w14:paraId="162CBED2">
      <w:pPr>
        <w:pStyle w:val="5"/>
        <w:rPr>
          <w:ins w:id="121" w:author="海萍 吴" w:date="2025-05-03T13:37:00Z"/>
          <w:rFonts w:hint="eastAsia"/>
        </w:rPr>
      </w:pPr>
      <w:ins w:id="122" w:author="海萍 吴" w:date="2025-05-03T13:32:00Z">
        <w:r>
          <w:rPr>
            <w:rFonts w:hint="eastAsia"/>
          </w:rPr>
          <w:t>3.</w:t>
        </w:r>
      </w:ins>
      <w:r>
        <w:rPr>
          <w:rFonts w:hint="eastAsia"/>
        </w:rPr>
        <w:t>2</w:t>
      </w:r>
      <w:ins w:id="123" w:author="海萍 吴" w:date="2025-05-03T13:32:00Z">
        <w:r>
          <w:rPr>
            <w:rFonts w:hint="eastAsia"/>
          </w:rPr>
          <w:t>.1</w:t>
        </w:r>
      </w:ins>
      <w:ins w:id="124" w:author="海萍 吴" w:date="2025-05-03T13:33:00Z">
        <w:r>
          <w:rPr>
            <w:rFonts w:hint="eastAsia"/>
          </w:rPr>
          <w:t>.1</w:t>
        </w:r>
      </w:ins>
      <w:ins w:id="125" w:author="海萍 吴" w:date="2025-05-03T13:36:00Z">
        <w:r>
          <w:rPr>
            <w:rFonts w:hint="eastAsia"/>
          </w:rPr>
          <w:t>首页顶部轮播图</w:t>
        </w:r>
      </w:ins>
    </w:p>
    <w:p w14:paraId="4DA13E21">
      <w:pPr>
        <w:ind w:firstLine="420"/>
      </w:pPr>
      <w:ins w:id="126" w:author="海萍 吴" w:date="2025-05-03T13:37:00Z">
        <w:r>
          <w:rPr>
            <w:rFonts w:hint="eastAsia"/>
          </w:rPr>
          <w:t>首页顶部轮播图展示</w:t>
        </w:r>
      </w:ins>
      <w:ins w:id="127" w:author="海萍 吴" w:date="2025-05-03T13:39:00Z">
        <w:r>
          <w:rPr>
            <w:rFonts w:hint="eastAsia"/>
            <w:b w:val="0"/>
            <w:bCs w:val="0"/>
            <w:rPrChange w:id="128" w:author="海萍 吴" w:date="2025-05-03T13:40:00Z">
              <w:rPr>
                <w:rFonts w:hint="eastAsia"/>
                <w:b/>
                <w:bCs/>
              </w:rPr>
            </w:rPrChange>
          </w:rPr>
          <w:t>学术会议</w:t>
        </w:r>
      </w:ins>
      <w:ins w:id="129" w:author="海萍 吴" w:date="2025-05-03T13:40:00Z">
        <w:r>
          <w:rPr>
            <w:rFonts w:hint="eastAsia"/>
          </w:rPr>
          <w:t>、</w:t>
        </w:r>
      </w:ins>
      <w:ins w:id="130" w:author="海萍 吴" w:date="2025-05-03T13:39:00Z">
        <w:r>
          <w:rPr/>
          <w:t>介绍学校举办的重要学术研讨会、国际会议等，展示学校在学术领域的影响力和活跃度，以及在推动学科发展方面所做的努力。</w:t>
        </w:r>
      </w:ins>
      <w:ins w:id="131" w:author="海萍 吴" w:date="2025-05-03T13:40:00Z">
        <w:r>
          <w:rPr>
            <w:rFonts w:hint="eastAsia"/>
          </w:rPr>
          <w:t>以及</w:t>
        </w:r>
      </w:ins>
      <w:ins w:id="132" w:author="海萍 吴" w:date="2025-05-03T13:40:00Z">
        <w:r>
          <w:rPr>
            <w:rFonts w:hint="eastAsia"/>
            <w:b w:val="0"/>
            <w:bCs w:val="0"/>
            <w:rPrChange w:id="133" w:author="海萍 吴" w:date="2025-05-03T13:41:00Z">
              <w:rPr>
                <w:rFonts w:hint="eastAsia"/>
                <w:b/>
                <w:bCs/>
              </w:rPr>
            </w:rPrChange>
          </w:rPr>
          <w:t>科研成果展示</w:t>
        </w:r>
      </w:ins>
      <w:ins w:id="134" w:author="海萍 吴" w:date="2025-05-03T13:40:00Z">
        <w:r>
          <w:rPr/>
          <w:t>：介绍学校教师和科研团队在重要科研项目上取得的突破和成果，如获得的国家级奖项、发表的高水平学术论文、研发的新技术或新产品等，展示学校的科研实力和创新能力。</w:t>
        </w:r>
      </w:ins>
      <w:r>
        <w:rPr>
          <w:rFonts w:hint="eastAsia"/>
        </w:rPr>
        <w:t>此处与学生端首页的轮播图效果一样，如上述图3-1。</w:t>
      </w:r>
    </w:p>
    <w:p w14:paraId="4BB88EB9">
      <w:pPr>
        <w:pStyle w:val="5"/>
        <w:rPr>
          <w:ins w:id="136" w:author="海萍 吴" w:date="2025-05-03T13:03:00Z"/>
          <w:rFonts w:hint="eastAsia"/>
        </w:rPr>
        <w:pPrChange w:id="135" w:author="海萍 吴" w:date="2025-05-03T13:43:00Z">
          <w:pPr/>
        </w:pPrChange>
      </w:pPr>
      <w:ins w:id="137" w:author="海萍 吴" w:date="2025-05-03T13:43:00Z">
        <w:r>
          <w:rPr>
            <w:rFonts w:hint="eastAsia"/>
          </w:rPr>
          <w:t>3.</w:t>
        </w:r>
      </w:ins>
      <w:r>
        <w:rPr>
          <w:rFonts w:hint="eastAsia"/>
        </w:rPr>
        <w:t>2</w:t>
      </w:r>
      <w:ins w:id="138" w:author="海萍 吴" w:date="2025-05-03T13:43:00Z">
        <w:r>
          <w:rPr>
            <w:rFonts w:hint="eastAsia"/>
          </w:rPr>
          <w:t>.1.2课程表</w:t>
        </w:r>
      </w:ins>
    </w:p>
    <w:p w14:paraId="35E5CB64">
      <w:pPr>
        <w:ind w:firstLine="420"/>
      </w:pPr>
      <w:r>
        <w:t>教师成功登录系统后，可于专属管理页面通过多维度筛选功能，精准选定学年、学期、专业及班级等关键信息，高效实现对不同班级课程的精细化管理。针对同时执教多个班级的教师群体，系统支持按班级独立调取课表，确保课程安排信息的精确呈现与便捷查阅。若课表显示内容因屏幕尺寸限制导致查看不便，或需留存资料深入分析，教师可点击页面下方的下载按钮，将课表以清晰、完整的文件形式保存至本地，便于后续随时查看与灵活使用，全方位满足教师教学管理与课程规划的实际需求。</w:t>
      </w:r>
      <w:r>
        <w:rPr>
          <w:rFonts w:hint="eastAsia"/>
        </w:rPr>
        <w:t>如图3-11。</w:t>
      </w:r>
    </w:p>
    <w:p w14:paraId="216F9505">
      <w:pPr>
        <w:keepNext/>
        <w:jc w:val="center"/>
        <w:rPr>
          <w:rFonts w:hint="eastAsia"/>
        </w:rPr>
      </w:pPr>
      <w:r>
        <w:drawing>
          <wp:inline distT="0" distB="0" distL="0" distR="0">
            <wp:extent cx="2208530" cy="4625340"/>
            <wp:effectExtent l="0" t="0" r="1270" b="3810"/>
            <wp:docPr id="1140072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072825" name="图片 1"/>
                    <pic:cNvPicPr>
                      <a:picLocks noChangeAspect="1"/>
                    </pic:cNvPicPr>
                  </pic:nvPicPr>
                  <pic:blipFill>
                    <a:blip r:embed="rId28"/>
                    <a:stretch>
                      <a:fillRect/>
                    </a:stretch>
                  </pic:blipFill>
                  <pic:spPr>
                    <a:xfrm>
                      <a:off x="0" y="0"/>
                      <a:ext cx="2214357" cy="4636852"/>
                    </a:xfrm>
                    <a:prstGeom prst="rect">
                      <a:avLst/>
                    </a:prstGeom>
                  </pic:spPr>
                </pic:pic>
              </a:graphicData>
            </a:graphic>
          </wp:inline>
        </w:drawing>
      </w:r>
      <w:r>
        <w:drawing>
          <wp:inline distT="0" distB="0" distL="0" distR="0">
            <wp:extent cx="2187575" cy="4641850"/>
            <wp:effectExtent l="0" t="0" r="3175" b="6350"/>
            <wp:docPr id="889588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88980" name="图片 1"/>
                    <pic:cNvPicPr>
                      <a:picLocks noChangeAspect="1"/>
                    </pic:cNvPicPr>
                  </pic:nvPicPr>
                  <pic:blipFill>
                    <a:blip r:embed="rId29"/>
                    <a:stretch>
                      <a:fillRect/>
                    </a:stretch>
                  </pic:blipFill>
                  <pic:spPr>
                    <a:xfrm>
                      <a:off x="0" y="0"/>
                      <a:ext cx="2197212" cy="4662104"/>
                    </a:xfrm>
                    <a:prstGeom prst="rect">
                      <a:avLst/>
                    </a:prstGeom>
                  </pic:spPr>
                </pic:pic>
              </a:graphicData>
            </a:graphic>
          </wp:inline>
        </w:drawing>
      </w:r>
    </w:p>
    <w:p w14:paraId="50B4B57C">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11</w:t>
      </w:r>
      <w:r>
        <w:rPr>
          <w:rFonts w:hint="eastAsia"/>
        </w:rPr>
        <w:fldChar w:fldCharType="end"/>
      </w:r>
    </w:p>
    <w:p w14:paraId="50B15A8F">
      <w:pPr>
        <w:pStyle w:val="5"/>
        <w:rPr>
          <w:ins w:id="139" w:author="海萍 吴" w:date="2025-05-03T13:03:00Z"/>
          <w:rFonts w:hint="eastAsia"/>
        </w:rPr>
      </w:pPr>
      <w:r>
        <w:rPr>
          <w:rFonts w:hint="eastAsia"/>
        </w:rPr>
        <w:t>3.2.1.3作业查看</w:t>
      </w:r>
    </w:p>
    <w:p w14:paraId="365A0FD3">
      <w:pPr>
        <w:ind w:firstLine="420"/>
      </w:pPr>
      <w:r>
        <w:t>进入作业管理界面后，系统将以清晰有序的列表形式，呈现学生提交的作业信息。列表中标注学生姓名、作业主题及提交时间关键内容，便于教师快速浏览与检索。点击任意作业条目，即可跳转至专属作业详情页面，该页面不仅完整展示作业的具体内容，同时在正文下方专门设置附件展示区域，系统将自动呈现学生提交的各类文件资料，无论是图片、文档还是其他格式的附件，均能以直观、便捷的方式呈现，助力教师全面、细致地审阅作业，为教学评价与反馈提供详实依据。</w:t>
      </w:r>
      <w:r>
        <w:rPr>
          <w:rFonts w:hint="eastAsia"/>
        </w:rPr>
        <w:t>如图3-12。</w:t>
      </w:r>
    </w:p>
    <w:p w14:paraId="127FCF64">
      <w:pPr>
        <w:keepNext/>
        <w:jc w:val="center"/>
        <w:rPr>
          <w:rFonts w:hint="eastAsia"/>
        </w:rPr>
      </w:pPr>
      <w:r>
        <w:drawing>
          <wp:inline distT="0" distB="0" distL="0" distR="0">
            <wp:extent cx="2252345" cy="4831080"/>
            <wp:effectExtent l="0" t="0" r="0" b="7620"/>
            <wp:docPr id="179358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5352" name="图片 1"/>
                    <pic:cNvPicPr>
                      <a:picLocks noChangeAspect="1"/>
                    </pic:cNvPicPr>
                  </pic:nvPicPr>
                  <pic:blipFill>
                    <a:blip r:embed="rId30"/>
                    <a:stretch>
                      <a:fillRect/>
                    </a:stretch>
                  </pic:blipFill>
                  <pic:spPr>
                    <a:xfrm>
                      <a:off x="0" y="0"/>
                      <a:ext cx="2263224" cy="4854101"/>
                    </a:xfrm>
                    <a:prstGeom prst="rect">
                      <a:avLst/>
                    </a:prstGeom>
                  </pic:spPr>
                </pic:pic>
              </a:graphicData>
            </a:graphic>
          </wp:inline>
        </w:drawing>
      </w:r>
      <w:r>
        <w:drawing>
          <wp:inline distT="0" distB="0" distL="0" distR="0">
            <wp:extent cx="2288540" cy="4792980"/>
            <wp:effectExtent l="0" t="0" r="0" b="7620"/>
            <wp:docPr id="1874547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7611" name="图片 1"/>
                    <pic:cNvPicPr>
                      <a:picLocks noChangeAspect="1"/>
                    </pic:cNvPicPr>
                  </pic:nvPicPr>
                  <pic:blipFill>
                    <a:blip r:embed="rId31"/>
                    <a:stretch>
                      <a:fillRect/>
                    </a:stretch>
                  </pic:blipFill>
                  <pic:spPr>
                    <a:xfrm>
                      <a:off x="0" y="0"/>
                      <a:ext cx="2304070" cy="4824711"/>
                    </a:xfrm>
                    <a:prstGeom prst="rect">
                      <a:avLst/>
                    </a:prstGeom>
                  </pic:spPr>
                </pic:pic>
              </a:graphicData>
            </a:graphic>
          </wp:inline>
        </w:drawing>
      </w:r>
    </w:p>
    <w:p w14:paraId="4C43D983">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12</w:t>
      </w:r>
      <w:r>
        <w:rPr>
          <w:rFonts w:hint="eastAsia"/>
        </w:rPr>
        <w:fldChar w:fldCharType="end"/>
      </w:r>
    </w:p>
    <w:p w14:paraId="40EBE28B">
      <w:pPr>
        <w:pStyle w:val="5"/>
        <w:rPr>
          <w:rFonts w:hint="eastAsia"/>
        </w:rPr>
      </w:pPr>
      <w:r>
        <w:rPr>
          <w:rFonts w:hint="eastAsia"/>
        </w:rPr>
        <w:t>3.2.1.4成绩查询</w:t>
      </w:r>
    </w:p>
    <w:p w14:paraId="1A1FB2CE">
      <w:pPr>
        <w:ind w:firstLine="420"/>
      </w:pPr>
      <w:r>
        <w:t>在</w:t>
      </w:r>
      <w:r>
        <w:rPr>
          <w:rFonts w:hint="eastAsia"/>
        </w:rPr>
        <w:t>该</w:t>
      </w:r>
      <w:r>
        <w:t>成绩查询模块，教师只需依次选定学年、学期及专业，系统便会即时检索并呈现对应时间段内该专业全体学生的完整成绩数据。所有成绩信息一目了然，支持一键下载功能，方便</w:t>
      </w:r>
      <w:r>
        <w:rPr>
          <w:rFonts w:hint="eastAsia"/>
        </w:rPr>
        <w:t>教师</w:t>
      </w:r>
      <w:r>
        <w:t>以文件形式保存查看，实现高效、精准的成绩管理与数据分析。</w:t>
      </w:r>
      <w:r>
        <w:rPr>
          <w:rFonts w:hint="eastAsia"/>
        </w:rPr>
        <w:t>如图3-13。</w:t>
      </w:r>
    </w:p>
    <w:p w14:paraId="291D3790">
      <w:pPr>
        <w:keepNext/>
        <w:jc w:val="center"/>
        <w:rPr>
          <w:rFonts w:hint="eastAsia"/>
        </w:rPr>
      </w:pPr>
      <w:r>
        <w:drawing>
          <wp:inline distT="0" distB="0" distL="0" distR="0">
            <wp:extent cx="2145030" cy="4511040"/>
            <wp:effectExtent l="0" t="0" r="7620" b="3810"/>
            <wp:docPr id="732252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52962" name="图片 1"/>
                    <pic:cNvPicPr>
                      <a:picLocks noChangeAspect="1"/>
                    </pic:cNvPicPr>
                  </pic:nvPicPr>
                  <pic:blipFill>
                    <a:blip r:embed="rId32"/>
                    <a:stretch>
                      <a:fillRect/>
                    </a:stretch>
                  </pic:blipFill>
                  <pic:spPr>
                    <a:xfrm>
                      <a:off x="0" y="0"/>
                      <a:ext cx="2154570" cy="4530266"/>
                    </a:xfrm>
                    <a:prstGeom prst="rect">
                      <a:avLst/>
                    </a:prstGeom>
                  </pic:spPr>
                </pic:pic>
              </a:graphicData>
            </a:graphic>
          </wp:inline>
        </w:drawing>
      </w:r>
      <w:r>
        <w:drawing>
          <wp:inline distT="0" distB="0" distL="0" distR="0">
            <wp:extent cx="2169160" cy="4473575"/>
            <wp:effectExtent l="0" t="0" r="2540" b="3175"/>
            <wp:docPr id="809466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66098" name="图片 1"/>
                    <pic:cNvPicPr>
                      <a:picLocks noChangeAspect="1"/>
                    </pic:cNvPicPr>
                  </pic:nvPicPr>
                  <pic:blipFill>
                    <a:blip r:embed="rId33"/>
                    <a:stretch>
                      <a:fillRect/>
                    </a:stretch>
                  </pic:blipFill>
                  <pic:spPr>
                    <a:xfrm>
                      <a:off x="0" y="0"/>
                      <a:ext cx="2179974" cy="4495183"/>
                    </a:xfrm>
                    <a:prstGeom prst="rect">
                      <a:avLst/>
                    </a:prstGeom>
                  </pic:spPr>
                </pic:pic>
              </a:graphicData>
            </a:graphic>
          </wp:inline>
        </w:drawing>
      </w:r>
    </w:p>
    <w:p w14:paraId="60E945C9">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13</w:t>
      </w:r>
      <w:r>
        <w:rPr>
          <w:rFonts w:hint="eastAsia"/>
        </w:rPr>
        <w:fldChar w:fldCharType="end"/>
      </w:r>
    </w:p>
    <w:p w14:paraId="4300ABF6">
      <w:pPr>
        <w:pStyle w:val="5"/>
        <w:rPr>
          <w:rFonts w:hint="eastAsia"/>
        </w:rPr>
      </w:pPr>
      <w:r>
        <w:rPr>
          <w:rFonts w:hint="eastAsia"/>
        </w:rPr>
        <w:t>3.2.1.5校园通知</w:t>
      </w:r>
      <w:r>
        <w:t xml:space="preserve"> </w:t>
      </w:r>
    </w:p>
    <w:p w14:paraId="0BD1CB45">
      <w:pPr>
        <w:ind w:firstLine="420"/>
        <w:rPr>
          <w:ins w:id="140" w:author="海萍 吴" w:date="2025-05-03T13:03:00Z"/>
          <w:rFonts w:hint="eastAsia"/>
        </w:rPr>
      </w:pPr>
      <w:r>
        <w:t>校园通知模块作为学校重要资讯的核心发布平台，集中呈现招生政策、学术活动、考试安排等重大事项，为</w:t>
      </w:r>
      <w:r>
        <w:rPr>
          <w:rFonts w:hint="eastAsia"/>
        </w:rPr>
        <w:t>老师</w:t>
      </w:r>
      <w:r>
        <w:t>提供便捷统一的信息浏览窗口。每条通知均显著标注发布日期，便于</w:t>
      </w:r>
      <w:r>
        <w:rPr>
          <w:rFonts w:hint="eastAsia"/>
        </w:rPr>
        <w:t>教师</w:t>
      </w:r>
      <w:r>
        <w:t>快速甄别信息的时效性与重要程度。同时，系统支持深度交互功能，</w:t>
      </w:r>
      <w:r>
        <w:rPr>
          <w:rFonts w:hint="eastAsia"/>
        </w:rPr>
        <w:t>教师</w:t>
      </w:r>
      <w:r>
        <w:t>点击任意通知条目，即可跳转至专属详情页面，完整呈现通知原文助力</w:t>
      </w:r>
      <w:r>
        <w:rPr>
          <w:rFonts w:hint="eastAsia"/>
        </w:rPr>
        <w:t>教师</w:t>
      </w:r>
      <w:r>
        <w:t>全面掌握通知要点，确保关键信息精准触达、清晰理解，有效提升校园资讯传播的效率与质量。</w:t>
      </w:r>
      <w:r>
        <w:rPr>
          <w:rFonts w:hint="eastAsia"/>
        </w:rPr>
        <w:t>同学生端，如上图3-6。</w:t>
      </w:r>
    </w:p>
    <w:p w14:paraId="0D57980D">
      <w:pPr>
        <w:pStyle w:val="5"/>
        <w:rPr>
          <w:rFonts w:hint="eastAsia"/>
        </w:rPr>
      </w:pPr>
      <w:r>
        <w:rPr>
          <w:rFonts w:hint="eastAsia"/>
        </w:rPr>
        <w:t>3.2.1.6评教信息</w:t>
      </w:r>
    </w:p>
    <w:p w14:paraId="76A46513">
      <w:pPr>
        <w:ind w:firstLine="420"/>
      </w:pPr>
      <w:r>
        <w:t>本系统依托严谨的身份验证机制，教师输入正确的账号与密码完成登录后，将定向进入专属客户端界面。系统基于权限分级管理，自动筛选并呈现学生对其个人所授课程的评教内容，确保信息查看范围精准聚焦。针对恶意评教等违规内容，教师可通过系统内置的审核功能进行甄别，自主选择删除不当评价，有效维护评教环境的客观公正，保障教学反馈渠道的真实性与有效性</w:t>
      </w:r>
      <w:r>
        <w:rPr>
          <w:rFonts w:hint="eastAsia"/>
        </w:rPr>
        <w:t>，以下展示了教师查询出来的评教信息已经删除恶意评价后的页面，如图3-14。</w:t>
      </w:r>
    </w:p>
    <w:p w14:paraId="79BD567D">
      <w:pPr>
        <w:keepNext/>
        <w:jc w:val="center"/>
        <w:rPr>
          <w:rFonts w:hint="eastAsia"/>
        </w:rPr>
      </w:pPr>
      <w:r>
        <w:drawing>
          <wp:inline distT="0" distB="0" distL="0" distR="0">
            <wp:extent cx="2076450" cy="4387215"/>
            <wp:effectExtent l="0" t="0" r="0" b="0"/>
            <wp:docPr id="1474247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47286" name="图片 1"/>
                    <pic:cNvPicPr>
                      <a:picLocks noChangeAspect="1"/>
                    </pic:cNvPicPr>
                  </pic:nvPicPr>
                  <pic:blipFill>
                    <a:blip r:embed="rId34"/>
                    <a:stretch>
                      <a:fillRect/>
                    </a:stretch>
                  </pic:blipFill>
                  <pic:spPr>
                    <a:xfrm>
                      <a:off x="0" y="0"/>
                      <a:ext cx="2084187" cy="4403597"/>
                    </a:xfrm>
                    <a:prstGeom prst="rect">
                      <a:avLst/>
                    </a:prstGeom>
                  </pic:spPr>
                </pic:pic>
              </a:graphicData>
            </a:graphic>
          </wp:inline>
        </w:drawing>
      </w:r>
      <w:r>
        <w:drawing>
          <wp:inline distT="0" distB="0" distL="0" distR="0">
            <wp:extent cx="2093595" cy="4418330"/>
            <wp:effectExtent l="0" t="0" r="1905" b="1270"/>
            <wp:docPr id="8366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9748" name="图片 1"/>
                    <pic:cNvPicPr>
                      <a:picLocks noChangeAspect="1"/>
                    </pic:cNvPicPr>
                  </pic:nvPicPr>
                  <pic:blipFill>
                    <a:blip r:embed="rId35"/>
                    <a:stretch>
                      <a:fillRect/>
                    </a:stretch>
                  </pic:blipFill>
                  <pic:spPr>
                    <a:xfrm>
                      <a:off x="0" y="0"/>
                      <a:ext cx="2099803" cy="4431082"/>
                    </a:xfrm>
                    <a:prstGeom prst="rect">
                      <a:avLst/>
                    </a:prstGeom>
                  </pic:spPr>
                </pic:pic>
              </a:graphicData>
            </a:graphic>
          </wp:inline>
        </w:drawing>
      </w:r>
    </w:p>
    <w:p w14:paraId="6FABE262">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14</w:t>
      </w:r>
      <w:r>
        <w:rPr>
          <w:rFonts w:hint="eastAsia"/>
        </w:rPr>
        <w:fldChar w:fldCharType="end"/>
      </w:r>
    </w:p>
    <w:p w14:paraId="136D5043">
      <w:pPr>
        <w:pStyle w:val="5"/>
        <w:rPr>
          <w:rFonts w:hint="eastAsia"/>
        </w:rPr>
      </w:pPr>
      <w:r>
        <w:rPr>
          <w:rFonts w:hint="eastAsia"/>
        </w:rPr>
        <w:t>3.2.1.7学习资料</w:t>
      </w:r>
    </w:p>
    <w:p w14:paraId="63ACC9C5">
      <w:pPr>
        <w:ind w:firstLine="420"/>
        <w:rPr>
          <w:rFonts w:hint="eastAsia"/>
        </w:rPr>
      </w:pPr>
      <w:r>
        <w:t>学习资料板块采用科学的学科分类体系，将丰富的学习资源进行系统梳理与归类，学生可根据自身需求快速定位目标学科。进入具体学科页面后，系统会展示该学科下涵盖的各类专业课程，课程名称、概要等信息一目了然。点击课程详情，即可一键跳转至优质课程资源专区，获取精心录制的教学视频，沉浸式开启高效学习之旅，为学生打造便捷、精准、多元的学习资源获取渠道。</w:t>
      </w:r>
      <w:r>
        <w:rPr>
          <w:rFonts w:hint="eastAsia"/>
        </w:rPr>
        <w:t>此功能同学生端，如上图3-8、3-9。</w:t>
      </w:r>
    </w:p>
    <w:p w14:paraId="061657B2">
      <w:pPr>
        <w:pStyle w:val="4"/>
        <w:rPr>
          <w:ins w:id="141" w:author="海萍 吴" w:date="2025-05-03T13:33:00Z"/>
          <w:rFonts w:hint="eastAsia"/>
          <w:b w:val="0"/>
          <w:bCs w:val="0"/>
        </w:rPr>
      </w:pPr>
      <w:ins w:id="142" w:author="海萍 吴" w:date="2025-05-03T13:07:00Z">
        <w:r>
          <w:rPr>
            <w:rFonts w:hint="eastAsia"/>
            <w:b w:val="0"/>
            <w:bCs w:val="0"/>
            <w:rPrChange w:id="143" w:author="海萍 吴" w:date="2025-05-03T13:10:00Z">
              <w:rPr>
                <w:rFonts w:hint="eastAsia"/>
              </w:rPr>
            </w:rPrChange>
          </w:rPr>
          <w:t>3.</w:t>
        </w:r>
      </w:ins>
      <w:r>
        <w:rPr>
          <w:rFonts w:hint="eastAsia"/>
          <w:b w:val="0"/>
          <w:bCs w:val="0"/>
        </w:rPr>
        <w:t>3</w:t>
      </w:r>
      <w:ins w:id="144" w:author="海萍 吴" w:date="2025-05-03T13:08:00Z">
        <w:r>
          <w:rPr>
            <w:rFonts w:hint="eastAsia"/>
            <w:b w:val="0"/>
            <w:bCs w:val="0"/>
            <w:rPrChange w:id="145" w:author="海萍 吴" w:date="2025-05-03T13:10:00Z">
              <w:rPr>
                <w:rFonts w:hint="eastAsia"/>
              </w:rPr>
            </w:rPrChange>
          </w:rPr>
          <w:t>.</w:t>
        </w:r>
      </w:ins>
      <w:ins w:id="146" w:author="海萍 吴" w:date="2025-05-03T13:07:00Z">
        <w:r>
          <w:rPr>
            <w:rFonts w:hint="eastAsia"/>
            <w:b w:val="0"/>
            <w:bCs w:val="0"/>
            <w:rPrChange w:id="147" w:author="海萍 吴" w:date="2025-05-03T13:10:00Z">
              <w:rPr>
                <w:rFonts w:hint="eastAsia"/>
              </w:rPr>
            </w:rPrChange>
          </w:rPr>
          <w:t>1</w:t>
        </w:r>
      </w:ins>
      <w:r>
        <w:rPr>
          <w:rFonts w:hint="eastAsia"/>
          <w:b w:val="0"/>
          <w:bCs w:val="0"/>
        </w:rPr>
        <w:t>专家段</w:t>
      </w:r>
      <w:ins w:id="148" w:author="海萍 吴" w:date="2025-05-03T13:08:00Z">
        <w:r>
          <w:rPr>
            <w:rFonts w:hint="eastAsia"/>
            <w:b w:val="0"/>
            <w:bCs w:val="0"/>
            <w:rPrChange w:id="149" w:author="海萍 吴" w:date="2025-05-03T13:10:00Z">
              <w:rPr>
                <w:rFonts w:hint="eastAsia"/>
              </w:rPr>
            </w:rPrChange>
          </w:rPr>
          <w:t>首页</w:t>
        </w:r>
      </w:ins>
    </w:p>
    <w:p w14:paraId="34E67E47">
      <w:pPr>
        <w:rPr>
          <w:ins w:id="150" w:author="海萍 吴" w:date="2025-05-03T13:33:00Z"/>
          <w:rFonts w:hint="eastAsia"/>
        </w:rPr>
      </w:pPr>
      <w:ins w:id="151" w:author="海萍 吴" w:date="2025-05-03T13:33:00Z">
        <w:r>
          <w:rPr>
            <w:rFonts w:hint="eastAsia"/>
          </w:rPr>
          <w:t>首页：</w:t>
        </w:r>
      </w:ins>
      <w:ins w:id="152" w:author="海萍 吴" w:date="2025-05-03T13:33:00Z">
        <w:r>
          <w:rPr/>
          <w:t>轮播图（公告</w:t>
        </w:r>
      </w:ins>
      <w:ins w:id="153" w:author="海萍 吴" w:date="2025-05-03T13:33:00Z">
        <w:r>
          <w:rPr>
            <w:rFonts w:hint="eastAsia"/>
          </w:rPr>
          <w:t>/课程</w:t>
        </w:r>
      </w:ins>
      <w:ins w:id="154" w:author="海萍 吴" w:date="2025-05-03T13:33:00Z">
        <w:r>
          <w:rPr/>
          <w:t>）、快捷入口（课表、作业、成绩、</w:t>
        </w:r>
      </w:ins>
      <w:ins w:id="155" w:author="海萍 吴" w:date="2025-05-03T13:33:00Z">
        <w:r>
          <w:rPr>
            <w:rFonts w:hint="eastAsia"/>
          </w:rPr>
          <w:t>通知、</w:t>
        </w:r>
      </w:ins>
      <w:ins w:id="156" w:author="海萍 吴" w:date="2025-05-03T13:33:00Z">
        <w:r>
          <w:rPr/>
          <w:t>评教</w:t>
        </w:r>
      </w:ins>
      <w:ins w:id="157" w:author="海萍 吴" w:date="2025-05-03T13:33:00Z">
        <w:r>
          <w:rPr>
            <w:rFonts w:hint="eastAsia"/>
          </w:rPr>
          <w:t>、资料</w:t>
        </w:r>
      </w:ins>
      <w:ins w:id="158" w:author="海萍 吴" w:date="2025-05-03T13:33:00Z">
        <w:r>
          <w:rPr/>
          <w:t>）。</w:t>
        </w:r>
      </w:ins>
    </w:p>
    <w:p w14:paraId="09874A28">
      <w:pPr>
        <w:rPr>
          <w:ins w:id="159" w:author="海萍 吴" w:date="2025-05-03T13:33:00Z"/>
          <w:rFonts w:hint="eastAsia"/>
        </w:rPr>
      </w:pPr>
      <w:ins w:id="160" w:author="海萍 吴" w:date="2025-05-03T13:33:00Z">
        <w:r>
          <w:rPr/>
          <w:t>课表查询：</w:t>
        </w:r>
      </w:ins>
      <w:r>
        <w:rPr>
          <w:rFonts w:hint="eastAsia"/>
        </w:rPr>
        <w:t>按照学年和学期整体查找，再进一步筛选专业和班级，方便专家查看课程安排。</w:t>
      </w:r>
    </w:p>
    <w:p w14:paraId="26348446">
      <w:pPr>
        <w:rPr>
          <w:ins w:id="161" w:author="海萍 吴" w:date="2025-05-03T13:33:00Z"/>
          <w:rFonts w:hint="eastAsia"/>
        </w:rPr>
      </w:pPr>
      <w:ins w:id="162" w:author="海萍 吴" w:date="2025-05-03T13:33:00Z">
        <w:r>
          <w:rPr/>
          <w:t>作业</w:t>
        </w:r>
      </w:ins>
      <w:r>
        <w:rPr>
          <w:rFonts w:hint="eastAsia"/>
        </w:rPr>
        <w:t>查看</w:t>
      </w:r>
      <w:ins w:id="163" w:author="海萍 吴" w:date="2025-05-03T13:33:00Z">
        <w:r>
          <w:rPr/>
          <w:t>：</w:t>
        </w:r>
      </w:ins>
      <w:r>
        <w:rPr>
          <w:rFonts w:hint="eastAsia"/>
        </w:rPr>
        <w:t>可以按照学期学年以及课程查看该课程下学生作业提交情况。</w:t>
      </w:r>
    </w:p>
    <w:p w14:paraId="47C33D8F">
      <w:pPr>
        <w:rPr>
          <w:ins w:id="164" w:author="海萍 吴" w:date="2025-05-03T13:33:00Z"/>
          <w:rFonts w:hint="eastAsia"/>
        </w:rPr>
      </w:pPr>
      <w:ins w:id="165" w:author="海萍 吴" w:date="2025-05-03T13:33:00Z">
        <w:r>
          <w:rPr/>
          <w:t>成绩查询：</w:t>
        </w:r>
      </w:ins>
      <w:ins w:id="166" w:author="海萍 吴" w:date="2025-05-03T13:33:00Z">
        <w:r>
          <w:rPr>
            <w:rFonts w:hint="eastAsia"/>
          </w:rPr>
          <w:t>按学年和学期</w:t>
        </w:r>
      </w:ins>
      <w:r>
        <w:rPr>
          <w:rFonts w:hint="eastAsia"/>
        </w:rPr>
        <w:t>和专业查看</w:t>
      </w:r>
      <w:ins w:id="167" w:author="海萍 吴" w:date="2025-05-03T13:33:00Z">
        <w:r>
          <w:rPr>
            <w:rFonts w:hint="eastAsia"/>
          </w:rPr>
          <w:t>，查看</w:t>
        </w:r>
      </w:ins>
      <w:r>
        <w:rPr>
          <w:rFonts w:hint="eastAsia"/>
        </w:rPr>
        <w:t>目标学年学期某个班级的总体成绩。</w:t>
      </w:r>
      <w:ins w:id="168" w:author="海萍 吴" w:date="2025-05-03T13:33:00Z">
        <w:r>
          <w:rPr/>
          <w:t xml:space="preserve"> </w:t>
        </w:r>
      </w:ins>
    </w:p>
    <w:p w14:paraId="281D5F68">
      <w:pPr>
        <w:rPr>
          <w:ins w:id="169" w:author="海萍 吴" w:date="2025-05-03T13:33:00Z"/>
          <w:rFonts w:hint="eastAsia"/>
        </w:rPr>
      </w:pPr>
      <w:ins w:id="170" w:author="海萍 吴" w:date="2025-05-03T13:33:00Z">
        <w:r>
          <w:rPr>
            <w:rFonts w:hint="eastAsia"/>
          </w:rPr>
          <w:t>校园通知：显示一些校园重大通知以及显示通知日期。</w:t>
        </w:r>
      </w:ins>
    </w:p>
    <w:p w14:paraId="09E1E510">
      <w:pPr>
        <w:rPr>
          <w:ins w:id="171" w:author="海萍 吴" w:date="2025-05-03T13:33:00Z"/>
          <w:rFonts w:hint="eastAsia"/>
        </w:rPr>
      </w:pPr>
      <w:ins w:id="172" w:author="海萍 吴" w:date="2025-05-03T13:33:00Z">
        <w:r>
          <w:rPr/>
          <w:t>评教</w:t>
        </w:r>
      </w:ins>
      <w:r>
        <w:rPr>
          <w:rFonts w:hint="eastAsia"/>
        </w:rPr>
        <w:t>信息</w:t>
      </w:r>
      <w:ins w:id="173" w:author="海萍 吴" w:date="2025-05-03T13:33:00Z">
        <w:r>
          <w:rPr/>
          <w:t>：</w:t>
        </w:r>
      </w:ins>
      <w:r>
        <w:rPr>
          <w:rFonts w:hint="eastAsia"/>
        </w:rPr>
        <w:t xml:space="preserve">选择学年学期专业和教师，可以查看所有老师的评教信息。 </w:t>
      </w:r>
    </w:p>
    <w:p w14:paraId="3A1D46D8">
      <w:pPr>
        <w:rPr>
          <w:ins w:id="174" w:author="海萍 吴" w:date="2025-05-03T13:33:00Z"/>
          <w:rFonts w:hint="eastAsia"/>
        </w:rPr>
      </w:pPr>
      <w:ins w:id="175" w:author="海萍 吴" w:date="2025-05-03T13:33:00Z">
        <w:r>
          <w:rPr>
            <w:rFonts w:hint="eastAsia"/>
          </w:rPr>
          <w:t>学习资料：按学科专业分类，可查看对应专业和课程的线上优课系统的优质教学视频。</w:t>
        </w:r>
      </w:ins>
    </w:p>
    <w:p w14:paraId="55E45F25">
      <w:pPr>
        <w:pStyle w:val="5"/>
        <w:rPr>
          <w:ins w:id="176" w:author="海萍 吴" w:date="2025-05-03T13:37:00Z"/>
          <w:rFonts w:hint="eastAsia"/>
        </w:rPr>
      </w:pPr>
      <w:ins w:id="177" w:author="海萍 吴" w:date="2025-05-03T13:32:00Z">
        <w:r>
          <w:rPr>
            <w:rFonts w:hint="eastAsia"/>
          </w:rPr>
          <w:t>3.</w:t>
        </w:r>
      </w:ins>
      <w:r>
        <w:rPr>
          <w:rFonts w:hint="eastAsia"/>
        </w:rPr>
        <w:t>3</w:t>
      </w:r>
      <w:ins w:id="178" w:author="海萍 吴" w:date="2025-05-03T13:32:00Z">
        <w:r>
          <w:rPr>
            <w:rFonts w:hint="eastAsia"/>
          </w:rPr>
          <w:t>.1</w:t>
        </w:r>
      </w:ins>
      <w:ins w:id="179" w:author="海萍 吴" w:date="2025-05-03T13:33:00Z">
        <w:r>
          <w:rPr>
            <w:rFonts w:hint="eastAsia"/>
          </w:rPr>
          <w:t>.1</w:t>
        </w:r>
      </w:ins>
      <w:ins w:id="180" w:author="海萍 吴" w:date="2025-05-03T13:36:00Z">
        <w:r>
          <w:rPr>
            <w:rFonts w:hint="eastAsia"/>
          </w:rPr>
          <w:t>首页顶部轮播图</w:t>
        </w:r>
      </w:ins>
    </w:p>
    <w:p w14:paraId="3522F372">
      <w:pPr>
        <w:ind w:firstLine="420"/>
      </w:pPr>
      <w:ins w:id="181" w:author="海萍 吴" w:date="2025-05-03T13:37:00Z">
        <w:r>
          <w:rPr>
            <w:rFonts w:hint="eastAsia"/>
          </w:rPr>
          <w:t>首页顶部轮播图展示</w:t>
        </w:r>
      </w:ins>
      <w:ins w:id="182" w:author="海萍 吴" w:date="2025-05-03T13:39:00Z">
        <w:r>
          <w:rPr>
            <w:rFonts w:hint="eastAsia"/>
            <w:b w:val="0"/>
            <w:bCs w:val="0"/>
            <w:rPrChange w:id="183" w:author="海萍 吴" w:date="2025-05-03T13:40:00Z">
              <w:rPr>
                <w:rFonts w:hint="eastAsia"/>
                <w:b/>
                <w:bCs/>
              </w:rPr>
            </w:rPrChange>
          </w:rPr>
          <w:t>学术会议</w:t>
        </w:r>
      </w:ins>
      <w:ins w:id="184" w:author="海萍 吴" w:date="2025-05-03T13:40:00Z">
        <w:r>
          <w:rPr>
            <w:rFonts w:hint="eastAsia"/>
          </w:rPr>
          <w:t>、</w:t>
        </w:r>
      </w:ins>
      <w:ins w:id="185" w:author="海萍 吴" w:date="2025-05-03T13:39:00Z">
        <w:r>
          <w:rPr/>
          <w:t>介绍学校举办的重要学术研讨会、国际会议等，展示学校在学术领域的影响力和活跃度，以及在推动学科发展方面所做的努力。</w:t>
        </w:r>
      </w:ins>
      <w:ins w:id="186" w:author="海萍 吴" w:date="2025-05-03T13:40:00Z">
        <w:r>
          <w:rPr>
            <w:rFonts w:hint="eastAsia"/>
          </w:rPr>
          <w:t>以及</w:t>
        </w:r>
      </w:ins>
      <w:ins w:id="187" w:author="海萍 吴" w:date="2025-05-03T13:40:00Z">
        <w:r>
          <w:rPr>
            <w:rFonts w:hint="eastAsia"/>
            <w:b w:val="0"/>
            <w:bCs w:val="0"/>
            <w:rPrChange w:id="188" w:author="海萍 吴" w:date="2025-05-03T13:41:00Z">
              <w:rPr>
                <w:rFonts w:hint="eastAsia"/>
                <w:b/>
                <w:bCs/>
              </w:rPr>
            </w:rPrChange>
          </w:rPr>
          <w:t>科研成果展示</w:t>
        </w:r>
      </w:ins>
      <w:ins w:id="189" w:author="海萍 吴" w:date="2025-05-03T13:40:00Z">
        <w:r>
          <w:rPr/>
          <w:t>：介绍学校教师和科研团队在重要科研项目上取得的突破和成果，如获得的国家级奖项、发表的高水平学术论文、研发的新技术或新产品等，展示学校的科研实力和创新能力。</w:t>
        </w:r>
      </w:ins>
      <w:r>
        <w:rPr>
          <w:rFonts w:hint="eastAsia"/>
        </w:rPr>
        <w:t>此处与学生端首页的轮播图效果一样，如上述图3-1。</w:t>
      </w:r>
    </w:p>
    <w:p w14:paraId="55E64375">
      <w:pPr>
        <w:pStyle w:val="5"/>
        <w:rPr>
          <w:ins w:id="191" w:author="海萍 吴" w:date="2025-05-03T13:03:00Z"/>
          <w:rFonts w:hint="eastAsia"/>
        </w:rPr>
        <w:pPrChange w:id="190" w:author="海萍 吴" w:date="2025-05-03T13:43:00Z">
          <w:pPr/>
        </w:pPrChange>
      </w:pPr>
      <w:ins w:id="192" w:author="海萍 吴" w:date="2025-05-03T13:43:00Z">
        <w:r>
          <w:rPr>
            <w:rFonts w:hint="eastAsia"/>
          </w:rPr>
          <w:t>3.</w:t>
        </w:r>
      </w:ins>
      <w:r>
        <w:rPr>
          <w:rFonts w:hint="eastAsia"/>
        </w:rPr>
        <w:t>3</w:t>
      </w:r>
      <w:ins w:id="193" w:author="海萍 吴" w:date="2025-05-03T13:43:00Z">
        <w:r>
          <w:rPr>
            <w:rFonts w:hint="eastAsia"/>
          </w:rPr>
          <w:t>.1.2课程表</w:t>
        </w:r>
      </w:ins>
    </w:p>
    <w:p w14:paraId="741B1952">
      <w:pPr>
        <w:ind w:firstLine="420"/>
      </w:pPr>
      <w:r>
        <w:rPr>
          <w:rFonts w:hint="eastAsia"/>
        </w:rPr>
        <w:t>专家</w:t>
      </w:r>
      <w:r>
        <w:t>成功登录系统后，可于专属管理页面通过多维度筛选功能，精准选定学年、学期、专业及班级等关键信息，高效实现对不同班级课程的精细化管理。针对同时执教多个班级的教师群体，系统支持按班级独立调取课表，确保课程安排信息的精确呈现与便捷查阅。若课表显示内容因屏幕尺寸限制导致查看不便，或需留存资料深入分析，</w:t>
      </w:r>
      <w:r>
        <w:rPr>
          <w:rFonts w:hint="eastAsia"/>
        </w:rPr>
        <w:t>专家</w:t>
      </w:r>
      <w:r>
        <w:t>可点击页面下方的下载按钮，将课表以清晰、完整的文件形式保存至本地，便于后续随时查看与灵活使用，全方位满足</w:t>
      </w:r>
      <w:r>
        <w:rPr>
          <w:rFonts w:hint="eastAsia"/>
        </w:rPr>
        <w:t>专家</w:t>
      </w:r>
      <w:r>
        <w:t>教学管理与课程规划的实际需求。</w:t>
      </w:r>
      <w:r>
        <w:rPr>
          <w:rFonts w:hint="eastAsia"/>
        </w:rPr>
        <w:t>此功能同教师端如上图3-11。</w:t>
      </w:r>
    </w:p>
    <w:p w14:paraId="7F4DC88C">
      <w:pPr>
        <w:pStyle w:val="5"/>
        <w:rPr>
          <w:ins w:id="194" w:author="海萍 吴" w:date="2025-05-03T13:03:00Z"/>
          <w:rFonts w:hint="eastAsia"/>
        </w:rPr>
      </w:pPr>
      <w:r>
        <w:rPr>
          <w:rFonts w:hint="eastAsia"/>
        </w:rPr>
        <w:t>3.3.1.3作业查看</w:t>
      </w:r>
    </w:p>
    <w:p w14:paraId="51E784BB">
      <w:pPr>
        <w:ind w:firstLine="420"/>
      </w:pPr>
      <w:r>
        <w:t>在系统操作界面，专家仅需依次选定学年、学期及具体课程，系统便会即时生成并展示目标时期内该课程的作业提交</w:t>
      </w:r>
      <w:r>
        <w:rPr>
          <w:rFonts w:hint="eastAsia"/>
        </w:rPr>
        <w:t>情况</w:t>
      </w:r>
      <w:r>
        <w:t>。便于专家快速定位重点内容，高效完成检验与审查工作，显著提升作业质量评估的精准性与便捷性。</w:t>
      </w:r>
      <w:r>
        <w:rPr>
          <w:rFonts w:hint="eastAsia"/>
        </w:rPr>
        <w:t>如图3-15。</w:t>
      </w:r>
    </w:p>
    <w:p w14:paraId="280909B0">
      <w:pPr>
        <w:keepNext/>
        <w:jc w:val="center"/>
        <w:rPr>
          <w:rFonts w:hint="eastAsia"/>
        </w:rPr>
      </w:pPr>
      <w:r>
        <w:drawing>
          <wp:inline distT="0" distB="0" distL="0" distR="0">
            <wp:extent cx="2146935" cy="4508500"/>
            <wp:effectExtent l="0" t="0" r="5715" b="6350"/>
            <wp:docPr id="2045960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60035" name="图片 1"/>
                    <pic:cNvPicPr>
                      <a:picLocks noChangeAspect="1"/>
                    </pic:cNvPicPr>
                  </pic:nvPicPr>
                  <pic:blipFill>
                    <a:blip r:embed="rId36"/>
                    <a:stretch>
                      <a:fillRect/>
                    </a:stretch>
                  </pic:blipFill>
                  <pic:spPr>
                    <a:xfrm>
                      <a:off x="0" y="0"/>
                      <a:ext cx="2153182" cy="4520556"/>
                    </a:xfrm>
                    <a:prstGeom prst="rect">
                      <a:avLst/>
                    </a:prstGeom>
                  </pic:spPr>
                </pic:pic>
              </a:graphicData>
            </a:graphic>
          </wp:inline>
        </w:drawing>
      </w:r>
      <w:r>
        <w:drawing>
          <wp:inline distT="0" distB="0" distL="0" distR="0">
            <wp:extent cx="2085340" cy="4503420"/>
            <wp:effectExtent l="0" t="0" r="0" b="0"/>
            <wp:docPr id="393670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70248" name="图片 1"/>
                    <pic:cNvPicPr>
                      <a:picLocks noChangeAspect="1"/>
                    </pic:cNvPicPr>
                  </pic:nvPicPr>
                  <pic:blipFill>
                    <a:blip r:embed="rId37"/>
                    <a:stretch>
                      <a:fillRect/>
                    </a:stretch>
                  </pic:blipFill>
                  <pic:spPr>
                    <a:xfrm>
                      <a:off x="0" y="0"/>
                      <a:ext cx="2092172" cy="4517961"/>
                    </a:xfrm>
                    <a:prstGeom prst="rect">
                      <a:avLst/>
                    </a:prstGeom>
                  </pic:spPr>
                </pic:pic>
              </a:graphicData>
            </a:graphic>
          </wp:inline>
        </w:drawing>
      </w:r>
    </w:p>
    <w:p w14:paraId="7DC567B2">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15</w:t>
      </w:r>
      <w:r>
        <w:rPr>
          <w:rFonts w:hint="eastAsia"/>
        </w:rPr>
        <w:fldChar w:fldCharType="end"/>
      </w:r>
    </w:p>
    <w:p w14:paraId="5CC172E1">
      <w:pPr>
        <w:pStyle w:val="5"/>
        <w:rPr>
          <w:rFonts w:hint="eastAsia"/>
        </w:rPr>
      </w:pPr>
      <w:r>
        <w:rPr>
          <w:rFonts w:hint="eastAsia"/>
        </w:rPr>
        <w:t>3.3.1.4成绩查询</w:t>
      </w:r>
    </w:p>
    <w:p w14:paraId="0461137C">
      <w:pPr>
        <w:ind w:firstLine="420"/>
      </w:pPr>
      <w:r>
        <w:t>在</w:t>
      </w:r>
      <w:r>
        <w:rPr>
          <w:rFonts w:hint="eastAsia"/>
        </w:rPr>
        <w:t>该</w:t>
      </w:r>
      <w:r>
        <w:t>成绩查询模块，</w:t>
      </w:r>
      <w:r>
        <w:rPr>
          <w:rFonts w:hint="eastAsia"/>
        </w:rPr>
        <w:t>专家</w:t>
      </w:r>
      <w:r>
        <w:t>只需依次选定学年、学期及专业，系统便会即时检索并呈现对应时间段内该专业全体学生的完整成绩数据。所有成绩信息一目了然，支持一键下载功能，方便</w:t>
      </w:r>
      <w:r>
        <w:rPr>
          <w:rFonts w:hint="eastAsia"/>
        </w:rPr>
        <w:t>专家</w:t>
      </w:r>
      <w:r>
        <w:t>以文件形式保存查看，实现高效、精准的成绩管理与数据分析。</w:t>
      </w:r>
      <w:r>
        <w:rPr>
          <w:rFonts w:hint="eastAsia"/>
        </w:rPr>
        <w:t>如上图3-13。</w:t>
      </w:r>
    </w:p>
    <w:p w14:paraId="1097542E">
      <w:pPr>
        <w:pStyle w:val="5"/>
        <w:rPr>
          <w:rFonts w:hint="eastAsia"/>
        </w:rPr>
      </w:pPr>
      <w:r>
        <w:rPr>
          <w:rFonts w:hint="eastAsia"/>
        </w:rPr>
        <w:t>3.3.1.5校园通知</w:t>
      </w:r>
      <w:r>
        <w:t xml:space="preserve"> </w:t>
      </w:r>
    </w:p>
    <w:p w14:paraId="18851765">
      <w:pPr>
        <w:ind w:firstLine="420"/>
        <w:rPr>
          <w:ins w:id="195" w:author="海萍 吴" w:date="2025-05-03T13:03:00Z"/>
          <w:rFonts w:hint="eastAsia"/>
        </w:rPr>
      </w:pPr>
      <w:r>
        <w:t>校园通知模块作为学校重要资讯的核心发布平台，集中呈现招生政策、学术活动、考试安排等重大事项，为</w:t>
      </w:r>
      <w:r>
        <w:rPr>
          <w:rFonts w:hint="eastAsia"/>
        </w:rPr>
        <w:t>专家</w:t>
      </w:r>
      <w:r>
        <w:t>提供便捷统一的信息浏览窗口。每条通知均显著标注发布日期，便于</w:t>
      </w:r>
      <w:r>
        <w:rPr>
          <w:rFonts w:hint="eastAsia"/>
        </w:rPr>
        <w:t>专家</w:t>
      </w:r>
      <w:r>
        <w:t>快速甄别信息的时效性与重要程度。同时，系统支持深度交互功能，</w:t>
      </w:r>
      <w:r>
        <w:rPr>
          <w:rFonts w:hint="eastAsia"/>
        </w:rPr>
        <w:t>专家</w:t>
      </w:r>
      <w:r>
        <w:t>点击任意通知条目，即可跳转至专属详情页面，完整呈现通知原文助力</w:t>
      </w:r>
      <w:r>
        <w:rPr>
          <w:rFonts w:hint="eastAsia"/>
        </w:rPr>
        <w:t>专家</w:t>
      </w:r>
      <w:r>
        <w:t>全面掌握通知要点，确保关键信息精准触达、清晰理解，有效提升校园资讯传播的效率与质量。</w:t>
      </w:r>
      <w:r>
        <w:rPr>
          <w:rFonts w:hint="eastAsia"/>
        </w:rPr>
        <w:t>同学生端，如上图3-6。</w:t>
      </w:r>
    </w:p>
    <w:p w14:paraId="7E3D7D60">
      <w:pPr>
        <w:pStyle w:val="5"/>
        <w:rPr>
          <w:rFonts w:hint="eastAsia"/>
        </w:rPr>
      </w:pPr>
      <w:r>
        <w:rPr>
          <w:rFonts w:hint="eastAsia"/>
        </w:rPr>
        <w:t>3.3.1.6评教信息</w:t>
      </w:r>
    </w:p>
    <w:p w14:paraId="2C835C9F">
      <w:pPr>
        <w:ind w:firstLine="420"/>
        <w:rPr>
          <w:ins w:id="196" w:author="海萍 吴" w:date="2025-05-03T13:40:00Z"/>
          <w:rFonts w:hint="eastAsia"/>
        </w:rPr>
      </w:pPr>
      <w:r>
        <w:t>通过依次选定学年、学期、专业、课程及授课教师，系统将快速筛选并精准呈现对应条件下的详细评教分数。</w:t>
      </w:r>
      <w:r>
        <w:rPr>
          <w:rFonts w:hint="eastAsia"/>
        </w:rPr>
        <w:t>迅速便捷，方便专家对教师的评教分数进行查看，简单直观，</w:t>
      </w:r>
      <w:r>
        <w:t>若当前筛选条件下暂无相关评教信息，系统将即时弹出醒目标识与提示文案，明确告知用户暂无数据，确保交互体验流畅、信息反馈及时。</w:t>
      </w:r>
      <w:r>
        <w:rPr>
          <w:rFonts w:hint="eastAsia"/>
        </w:rPr>
        <w:t>3-16。</w:t>
      </w:r>
    </w:p>
    <w:p w14:paraId="68D993F9">
      <w:pPr>
        <w:keepNext/>
        <w:jc w:val="center"/>
        <w:rPr>
          <w:rFonts w:hint="eastAsia"/>
        </w:rPr>
      </w:pPr>
      <w:r>
        <w:drawing>
          <wp:inline distT="0" distB="0" distL="0" distR="0">
            <wp:extent cx="2048510" cy="4431665"/>
            <wp:effectExtent l="0" t="0" r="8890" b="6985"/>
            <wp:docPr id="135144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49909" name="图片 1"/>
                    <pic:cNvPicPr>
                      <a:picLocks noChangeAspect="1"/>
                    </pic:cNvPicPr>
                  </pic:nvPicPr>
                  <pic:blipFill>
                    <a:blip r:embed="rId38"/>
                    <a:srcRect l="3420" r="3678"/>
                    <a:stretch>
                      <a:fillRect/>
                    </a:stretch>
                  </pic:blipFill>
                  <pic:spPr>
                    <a:xfrm>
                      <a:off x="0" y="0"/>
                      <a:ext cx="2054432" cy="4444742"/>
                    </a:xfrm>
                    <a:prstGeom prst="rect">
                      <a:avLst/>
                    </a:prstGeom>
                    <a:ln>
                      <a:noFill/>
                    </a:ln>
                  </pic:spPr>
                </pic:pic>
              </a:graphicData>
            </a:graphic>
          </wp:inline>
        </w:drawing>
      </w:r>
      <w:r>
        <w:drawing>
          <wp:inline distT="0" distB="0" distL="0" distR="0">
            <wp:extent cx="2006600" cy="4413250"/>
            <wp:effectExtent l="0" t="0" r="0" b="6350"/>
            <wp:docPr id="31792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21017" name="图片 1"/>
                    <pic:cNvPicPr>
                      <a:picLocks noChangeAspect="1"/>
                    </pic:cNvPicPr>
                  </pic:nvPicPr>
                  <pic:blipFill>
                    <a:blip r:embed="rId39"/>
                    <a:stretch>
                      <a:fillRect/>
                    </a:stretch>
                  </pic:blipFill>
                  <pic:spPr>
                    <a:xfrm>
                      <a:off x="0" y="0"/>
                      <a:ext cx="2016367" cy="4434906"/>
                    </a:xfrm>
                    <a:prstGeom prst="rect">
                      <a:avLst/>
                    </a:prstGeom>
                  </pic:spPr>
                </pic:pic>
              </a:graphicData>
            </a:graphic>
          </wp:inline>
        </w:drawing>
      </w:r>
    </w:p>
    <w:p w14:paraId="7E0EB3E9">
      <w:pPr>
        <w:pStyle w:val="6"/>
        <w:jc w:val="center"/>
        <w:rPr>
          <w:rFonts w:hint="eastAsia"/>
        </w:rPr>
      </w:pPr>
      <w:r>
        <w:rPr>
          <w:rFonts w:hint="eastAsia"/>
        </w:rPr>
        <w:t xml:space="preserve">图表 </w:t>
      </w:r>
      <w:r>
        <w:rPr>
          <w:rFonts w:hint="eastAsia"/>
        </w:rPr>
        <w:fldChar w:fldCharType="begin"/>
      </w:r>
      <w:r>
        <w:rPr>
          <w:rFonts w:hint="eastAsia"/>
        </w:rPr>
        <w:instrText xml:space="preserve"> STYLEREF 1 \s </w:instrText>
      </w:r>
      <w:r>
        <w:rPr>
          <w:rFonts w:hint="eastAsia"/>
        </w:rPr>
        <w:fldChar w:fldCharType="separate"/>
      </w:r>
      <w:r>
        <w:rPr>
          <w:rFonts w:hint="eastAsia"/>
        </w:rPr>
        <w:t>3</w:t>
      </w:r>
      <w:r>
        <w:rPr>
          <w:rFonts w:hint="eastAsia"/>
        </w:rPr>
        <w:fldChar w:fldCharType="end"/>
      </w:r>
      <w:r>
        <w:rPr>
          <w:rFonts w:hint="eastAsia"/>
        </w:rPr>
        <w:noBreakHyphen/>
      </w:r>
      <w:r>
        <w:rPr>
          <w:rFonts w:hint="eastAsia"/>
        </w:rPr>
        <w:fldChar w:fldCharType="begin"/>
      </w:r>
      <w:r>
        <w:rPr>
          <w:rFonts w:hint="eastAsia"/>
        </w:rPr>
        <w:instrText xml:space="preserve"> SEQ 图表 \* ARABIC \s 1 </w:instrText>
      </w:r>
      <w:r>
        <w:rPr>
          <w:rFonts w:hint="eastAsia"/>
        </w:rPr>
        <w:fldChar w:fldCharType="separate"/>
      </w:r>
      <w:r>
        <w:rPr>
          <w:rFonts w:hint="eastAsia"/>
        </w:rPr>
        <w:t>16</w:t>
      </w:r>
      <w:r>
        <w:rPr>
          <w:rFonts w:hint="eastAsia"/>
        </w:rPr>
        <w:fldChar w:fldCharType="end"/>
      </w:r>
    </w:p>
    <w:p w14:paraId="193AD811">
      <w:pPr>
        <w:jc w:val="center"/>
        <w:rPr>
          <w:rFonts w:hint="eastAsia"/>
        </w:rPr>
      </w:pPr>
    </w:p>
    <w:p w14:paraId="7294A919">
      <w:pPr>
        <w:rPr>
          <w:rFonts w:hint="eastAsia"/>
        </w:rPr>
      </w:pPr>
    </w:p>
    <w:p w14:paraId="0378CFBF">
      <w:pPr>
        <w:rPr>
          <w:ins w:id="197" w:author="海萍 吴" w:date="2025-05-03T13:03:00Z"/>
          <w:rFonts w:hint="eastAsia"/>
        </w:rPr>
      </w:pPr>
    </w:p>
    <w:p w14:paraId="40DAA87A">
      <w:pPr>
        <w:rPr>
          <w:ins w:id="198" w:author="海萍 吴" w:date="2025-05-03T13:03:00Z"/>
          <w:rFonts w:hint="eastAsia"/>
        </w:rPr>
      </w:pPr>
    </w:p>
    <w:p w14:paraId="6C87FA87">
      <w:pPr>
        <w:rPr>
          <w:rFonts w:hint="eastAsia"/>
        </w:rPr>
      </w:pPr>
    </w:p>
    <w:p w14:paraId="16F7C402">
      <w:pPr>
        <w:rPr>
          <w:rFonts w:hint="eastAsia"/>
        </w:rPr>
      </w:pPr>
    </w:p>
    <w:p w14:paraId="6BD89D67">
      <w:pPr>
        <w:rPr>
          <w:rFonts w:hint="eastAsia"/>
        </w:rPr>
      </w:pPr>
    </w:p>
    <w:p w14:paraId="1CB0814B">
      <w:pPr>
        <w:rPr>
          <w:rFonts w:hint="eastAsia"/>
        </w:rPr>
      </w:pPr>
    </w:p>
    <w:p w14:paraId="795ECFB3">
      <w:pPr>
        <w:rPr>
          <w:rFonts w:hint="eastAsia"/>
        </w:rPr>
      </w:pPr>
    </w:p>
    <w:p w14:paraId="2E2850FE">
      <w:pPr>
        <w:rPr>
          <w:rFonts w:hint="eastAsia"/>
        </w:rPr>
      </w:pPr>
    </w:p>
    <w:p w14:paraId="584E56BC">
      <w:pPr>
        <w:rPr>
          <w:rFonts w:hint="eastAsia"/>
        </w:rPr>
      </w:pPr>
    </w:p>
    <w:p w14:paraId="07811241">
      <w:pPr>
        <w:rPr>
          <w:rFonts w:hint="eastAsia"/>
        </w:rPr>
      </w:pPr>
    </w:p>
    <w:p w14:paraId="780E357C">
      <w:pPr>
        <w:rPr>
          <w:rFonts w:hint="eastAsia"/>
        </w:rPr>
      </w:pPr>
    </w:p>
    <w:p w14:paraId="7493E9CE">
      <w:pPr>
        <w:rPr>
          <w:rFonts w:hint="eastAsia"/>
        </w:rPr>
      </w:pPr>
    </w:p>
    <w:p w14:paraId="118E9788">
      <w:pPr>
        <w:rPr>
          <w:ins w:id="199" w:author="海萍 吴" w:date="2025-05-03T13:03:00Z"/>
          <w:rFonts w:hint="eastAsia"/>
        </w:rPr>
      </w:pPr>
    </w:p>
    <w:p w14:paraId="1602A2EB">
      <w:pPr>
        <w:rPr>
          <w:ins w:id="200" w:author="海萍 吴" w:date="2025-05-03T12:44:00Z"/>
          <w:rFonts w:hint="eastAsia"/>
        </w:rPr>
      </w:pPr>
    </w:p>
    <w:p w14:paraId="73CA738D">
      <w:pPr>
        <w:rPr>
          <w:rFonts w:hint="eastAsia"/>
        </w:rPr>
      </w:pPr>
      <w:r>
        <w:rPr>
          <w:rFonts w:hint="eastAsia"/>
        </w:rPr>
        <w:t>【填写说明：包括但不限于：界面设计、数据库设计(如果有</w:t>
      </w:r>
      <w:r>
        <w:t>)</w:t>
      </w:r>
      <w:r>
        <w:rPr>
          <w:rFonts w:hint="eastAsia"/>
        </w:rPr>
        <w:t>、关键算法。界面设计建议用作品实际界面，建议包括典型使用流程；数据库设计建议用表格、E</w:t>
      </w:r>
      <w:r>
        <w:t>R</w:t>
      </w:r>
      <w:r>
        <w:rPr>
          <w:rFonts w:hint="eastAsia"/>
        </w:rPr>
        <w:t>图或U</w:t>
      </w:r>
      <w:r>
        <w:t>ML</w:t>
      </w:r>
      <w:r>
        <w:rPr>
          <w:rFonts w:hint="eastAsia"/>
        </w:rPr>
        <w:t>方式，说明文字简明扼要，违背范式的设计建议请说明理由；关键算法也可以替换为关键技术、技术创新等。本部分不宜大篇幅铺陈，建议突出重点痛点难点特点。】</w:t>
      </w:r>
    </w:p>
    <w:p w14:paraId="38BFEB20">
      <w:pPr>
        <w:pStyle w:val="2"/>
        <w:rPr>
          <w:rFonts w:hint="eastAsia"/>
        </w:rPr>
      </w:pPr>
      <w:bookmarkStart w:id="7" w:name="_Toc100040663"/>
      <w:r>
        <w:rPr>
          <w:rFonts w:hint="eastAsia"/>
        </w:rPr>
        <w:t>测试报告</w:t>
      </w:r>
      <w:bookmarkEnd w:id="7"/>
    </w:p>
    <w:p w14:paraId="35ABEAB1">
      <w:pPr>
        <w:rPr>
          <w:rFonts w:hint="eastAsia"/>
          <w:lang w:val="zh-CN"/>
        </w:rPr>
      </w:pPr>
      <w:r>
        <w:rPr>
          <w:rFonts w:hint="eastAsia"/>
        </w:rPr>
        <w:t>【填写说明：包括测试报告和技术指标。为了保证作品质量，建议多进行测试，并将测试用例、测试过程、测试结果、修正过程或结果形成文档，也可以将本标题修改为主要测试，撰写主要测试过程结果及其修正；根据测试结果，形成多维度技术指标，包括：运行速度、安全性、扩展性、部署方便性和可用性等。本部分简要说明即可，减少常识性内容。】</w:t>
      </w:r>
    </w:p>
    <w:p w14:paraId="1F574765">
      <w:pPr>
        <w:pStyle w:val="2"/>
        <w:rPr>
          <w:rFonts w:hint="eastAsia"/>
        </w:rPr>
      </w:pPr>
      <w:bookmarkStart w:id="8" w:name="_Toc100040664"/>
      <w:r>
        <w:rPr>
          <w:rFonts w:hint="eastAsia"/>
        </w:rPr>
        <w:t>安装及使用</w:t>
      </w:r>
      <w:bookmarkEnd w:id="8"/>
    </w:p>
    <w:p w14:paraId="725A9EEB">
      <w:pPr>
        <w:rPr>
          <w:rFonts w:hint="eastAsia"/>
          <w:lang w:val="zh-CN"/>
        </w:rPr>
      </w:pPr>
      <w:r>
        <w:rPr>
          <w:rFonts w:hint="eastAsia"/>
        </w:rPr>
        <w:t>【填写说明：简要说明安装环境要求、安装过程、主要流程等</w:t>
      </w:r>
      <w:r>
        <w:rPr>
          <w:rFonts w:hint="eastAsia" w:ascii="Arial" w:hAnsi="Arial" w:cs="Arial"/>
          <w:color w:val="333333"/>
          <w:szCs w:val="21"/>
          <w:shd w:val="clear" w:color="auto" w:fill="FFFFFF"/>
        </w:rPr>
        <w:t>。建议包含默认安装和典型使用流程。</w:t>
      </w:r>
      <w:r>
        <w:rPr>
          <w:rFonts w:hint="eastAsia"/>
        </w:rPr>
        <w:t>】</w:t>
      </w:r>
    </w:p>
    <w:p w14:paraId="198F842D">
      <w:pPr>
        <w:pStyle w:val="2"/>
        <w:rPr>
          <w:rFonts w:hint="eastAsia"/>
        </w:rPr>
      </w:pPr>
      <w:bookmarkStart w:id="9" w:name="_Toc100040665"/>
      <w:r>
        <w:rPr>
          <w:rFonts w:hint="eastAsia"/>
        </w:rPr>
        <w:t>项目总结</w:t>
      </w:r>
      <w:bookmarkEnd w:id="9"/>
    </w:p>
    <w:p w14:paraId="31CE6DEB">
      <w:pPr>
        <w:rPr>
          <w:rFonts w:hint="eastAsia"/>
          <w:lang w:val="zh-CN"/>
        </w:rPr>
      </w:pPr>
      <w:r>
        <w:rPr>
          <w:rFonts w:hint="eastAsia"/>
        </w:rPr>
        <w:t>【填写说明：作品制作开发过程中的一些感悟和后续升级等，如：项目协调、任务分解、克服的困难、水平提升、升级演进、商业推广等诸方面。建议部分篇幅不超过A</w:t>
      </w:r>
      <w:r>
        <w:t>4</w:t>
      </w:r>
      <w:r>
        <w:rPr>
          <w:rFonts w:hint="eastAsia"/>
        </w:rPr>
        <w:t>纸1页。】</w:t>
      </w:r>
    </w:p>
    <w:p w14:paraId="575B935B">
      <w:pPr>
        <w:pStyle w:val="2"/>
        <w:numPr>
          <w:ilvl w:val="0"/>
          <w:numId w:val="0"/>
        </w:numPr>
        <w:rPr>
          <w:rFonts w:hint="eastAsia"/>
        </w:rPr>
      </w:pPr>
      <w:bookmarkStart w:id="10" w:name="_Toc100040666"/>
      <w:r>
        <w:rPr>
          <w:rFonts w:hint="eastAsia"/>
        </w:rPr>
        <w:t>参考文献</w:t>
      </w:r>
      <w:bookmarkEnd w:id="10"/>
    </w:p>
    <w:p w14:paraId="6F30F2BB">
      <w:pPr>
        <w:rPr>
          <w:rFonts w:hint="eastAsia" w:ascii="楷体" w:hAnsi="楷体" w:eastAsia="楷体"/>
        </w:rPr>
      </w:pPr>
      <w:r>
        <w:rPr>
          <w:rFonts w:hint="eastAsia" w:ascii="楷体" w:hAnsi="楷体" w:eastAsia="楷体"/>
        </w:rPr>
        <w:t>【请按照标准参考文件格式填写】</w:t>
      </w:r>
    </w:p>
    <w:p w14:paraId="43DCE69F">
      <w:pPr>
        <w:widowControl/>
        <w:jc w:val="left"/>
        <w:rPr>
          <w:rFonts w:hint="eastAsia"/>
        </w:rPr>
      </w:pPr>
    </w:p>
    <w:sectPr>
      <w:footerReference r:id="rId5" w:type="default"/>
      <w:pgSz w:w="11906" w:h="16838"/>
      <w:pgMar w:top="851" w:right="1797" w:bottom="851" w:left="179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华文中宋">
    <w:altName w:val="汉仪书宋二KW"/>
    <w:panose1 w:val="02010600040101010101"/>
    <w:charset w:val="86"/>
    <w:family w:val="auto"/>
    <w:pitch w:val="default"/>
    <w:sig w:usb0="00000000" w:usb1="00000000" w:usb2="00000010" w:usb3="00000000" w:csb0="0004009F" w:csb1="00000000"/>
  </w:font>
  <w:font w:name="仿宋_GB2312">
    <w:altName w:val="方正仿宋_GBK"/>
    <w:panose1 w:val="00000000000000000000"/>
    <w:charset w:val="86"/>
    <w:family w:val="modern"/>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华文楷体">
    <w:altName w:val="汉仪楷体简"/>
    <w:panose1 w:val="02010600040101010101"/>
    <w:charset w:val="86"/>
    <w:family w:val="auto"/>
    <w:pitch w:val="default"/>
    <w:sig w:usb0="00000000" w:usb1="00000000" w:usb2="00000010" w:usb3="00000000" w:csb0="0004009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汉仪楷体简">
    <w:panose1 w:val="02010600000101010101"/>
    <w:charset w:val="86"/>
    <w:family w:val="auto"/>
    <w:pitch w:val="default"/>
    <w:sig w:usb0="00000001" w:usb1="080E0800" w:usb2="00000002"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Tahoma">
    <w:panose1 w:val="020B0804030504040204"/>
    <w:charset w:val="00"/>
    <w:family w:val="auto"/>
    <w:pitch w:val="default"/>
    <w:sig w:usb0="E1002AFF" w:usb1="C000605B" w:usb2="00000029" w:usb3="00000000" w:csb0="200101FF" w:csb1="20280000"/>
  </w:font>
  <w:font w:name="汉仪楷体KW">
    <w:panose1 w:val="00020600040101010101"/>
    <w:charset w:val="86"/>
    <w:family w:val="auto"/>
    <w:pitch w:val="default"/>
    <w:sig w:usb0="A00002BF" w:usb1="18EF7CFA" w:usb2="00000016"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92C3F1">
    <w:pPr>
      <w:pStyle w:val="10"/>
      <w:jc w:val="right"/>
      <w:rPr>
        <w:rFonts w:hint="eastAsia"/>
      </w:rPr>
    </w:pPr>
  </w:p>
  <w:p w14:paraId="0973B66B">
    <w:pPr>
      <w:pStyle w:val="10"/>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4D4D94"/>
    <w:multiLevelType w:val="multilevel"/>
    <w:tmpl w:val="0B4D4D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0C45552"/>
    <w:multiLevelType w:val="multilevel"/>
    <w:tmpl w:val="10C455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BF9616D"/>
    <w:multiLevelType w:val="multilevel"/>
    <w:tmpl w:val="1BF961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DEE30F7"/>
    <w:multiLevelType w:val="multilevel"/>
    <w:tmpl w:val="2DEE30F7"/>
    <w:lvl w:ilvl="0" w:tentative="0">
      <w:start w:val="1"/>
      <w:numFmt w:val="decimalFullWidth"/>
      <w:lvlText w:val="%1、"/>
      <w:lvlJc w:val="left"/>
      <w:pPr>
        <w:ind w:left="6799" w:hanging="420" w:firstLineChars="200"/>
      </w:pPr>
      <w:rPr>
        <w:rFonts w:hint="default"/>
      </w:rPr>
    </w:lvl>
    <w:lvl w:ilvl="1" w:tentative="0">
      <w:start w:val="1"/>
      <w:numFmt w:val="lowerLetter"/>
      <w:lvlText w:val="%2)"/>
      <w:lvlJc w:val="left"/>
      <w:pPr>
        <w:ind w:left="7219" w:hanging="420"/>
      </w:pPr>
    </w:lvl>
    <w:lvl w:ilvl="2" w:tentative="0">
      <w:start w:val="1"/>
      <w:numFmt w:val="lowerRoman"/>
      <w:lvlText w:val="%3."/>
      <w:lvlJc w:val="right"/>
      <w:pPr>
        <w:ind w:left="7639" w:hanging="420"/>
      </w:pPr>
    </w:lvl>
    <w:lvl w:ilvl="3" w:tentative="0">
      <w:start w:val="1"/>
      <w:numFmt w:val="decimal"/>
      <w:lvlText w:val="%4."/>
      <w:lvlJc w:val="left"/>
      <w:pPr>
        <w:ind w:left="8059" w:hanging="420"/>
      </w:pPr>
    </w:lvl>
    <w:lvl w:ilvl="4" w:tentative="0">
      <w:start w:val="1"/>
      <w:numFmt w:val="lowerLetter"/>
      <w:lvlText w:val="%5)"/>
      <w:lvlJc w:val="left"/>
      <w:pPr>
        <w:ind w:left="8479" w:hanging="420"/>
      </w:pPr>
    </w:lvl>
    <w:lvl w:ilvl="5" w:tentative="0">
      <w:start w:val="1"/>
      <w:numFmt w:val="lowerRoman"/>
      <w:lvlText w:val="%6."/>
      <w:lvlJc w:val="right"/>
      <w:pPr>
        <w:ind w:left="8899" w:hanging="420"/>
      </w:pPr>
    </w:lvl>
    <w:lvl w:ilvl="6" w:tentative="0">
      <w:start w:val="1"/>
      <w:numFmt w:val="decimal"/>
      <w:lvlText w:val="%7."/>
      <w:lvlJc w:val="left"/>
      <w:pPr>
        <w:ind w:left="9319" w:hanging="420"/>
      </w:pPr>
    </w:lvl>
    <w:lvl w:ilvl="7" w:tentative="0">
      <w:start w:val="1"/>
      <w:numFmt w:val="lowerLetter"/>
      <w:lvlText w:val="%8)"/>
      <w:lvlJc w:val="left"/>
      <w:pPr>
        <w:ind w:left="9739" w:hanging="420"/>
      </w:pPr>
    </w:lvl>
    <w:lvl w:ilvl="8" w:tentative="0">
      <w:start w:val="1"/>
      <w:numFmt w:val="lowerRoman"/>
      <w:lvlText w:val="%9."/>
      <w:lvlJc w:val="right"/>
      <w:pPr>
        <w:ind w:left="10159" w:hanging="420"/>
      </w:pPr>
    </w:lvl>
  </w:abstractNum>
  <w:abstractNum w:abstractNumId="4">
    <w:nsid w:val="50D23E28"/>
    <w:multiLevelType w:val="multilevel"/>
    <w:tmpl w:val="50D23E28"/>
    <w:lvl w:ilvl="0" w:tentative="0">
      <w:start w:val="1"/>
      <w:numFmt w:val="decimal"/>
      <w:pStyle w:val="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5">
    <w:nsid w:val="7A974B3F"/>
    <w:multiLevelType w:val="multilevel"/>
    <w:tmpl w:val="7A974B3F"/>
    <w:lvl w:ilvl="0" w:tentative="0">
      <w:start w:val="1"/>
      <w:numFmt w:val="decimal"/>
      <w:lvlText w:val="2.%1"/>
      <w:lvlJc w:val="left"/>
      <w:pPr>
        <w:ind w:left="440" w:hanging="44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3"/>
  </w:num>
  <w:num w:numId="3">
    <w:abstractNumId w:val="5"/>
  </w:num>
  <w:num w:numId="4">
    <w:abstractNumId w:val="1"/>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5">
    <w:abstractNumId w:val="2"/>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海萍 吴">
    <w15:presenceInfo w15:providerId="Windows Live" w15:userId="b852c2c04ae855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2ZGZiNzZiNDVlOGViOWVmM2JhOTY0NGJkNjUyYzgifQ=="/>
  </w:docVars>
  <w:rsids>
    <w:rsidRoot w:val="00421946"/>
    <w:rsid w:val="0005273A"/>
    <w:rsid w:val="0005717E"/>
    <w:rsid w:val="000622CE"/>
    <w:rsid w:val="00065683"/>
    <w:rsid w:val="0008653F"/>
    <w:rsid w:val="000C5774"/>
    <w:rsid w:val="000D45AB"/>
    <w:rsid w:val="000E615E"/>
    <w:rsid w:val="00176E4C"/>
    <w:rsid w:val="001A7F71"/>
    <w:rsid w:val="001C3EC2"/>
    <w:rsid w:val="00205DA6"/>
    <w:rsid w:val="00241DC9"/>
    <w:rsid w:val="00262F41"/>
    <w:rsid w:val="00267EBD"/>
    <w:rsid w:val="00270430"/>
    <w:rsid w:val="002751B5"/>
    <w:rsid w:val="00361522"/>
    <w:rsid w:val="00394EED"/>
    <w:rsid w:val="003A7A1C"/>
    <w:rsid w:val="003B6863"/>
    <w:rsid w:val="003B76E3"/>
    <w:rsid w:val="003C2FDA"/>
    <w:rsid w:val="003D2BD1"/>
    <w:rsid w:val="00421946"/>
    <w:rsid w:val="00466C79"/>
    <w:rsid w:val="0047415E"/>
    <w:rsid w:val="004A3FCE"/>
    <w:rsid w:val="004D3AE1"/>
    <w:rsid w:val="004F67C2"/>
    <w:rsid w:val="005257F7"/>
    <w:rsid w:val="005741CB"/>
    <w:rsid w:val="00581400"/>
    <w:rsid w:val="005A650C"/>
    <w:rsid w:val="005B7767"/>
    <w:rsid w:val="005F7E8D"/>
    <w:rsid w:val="00611FAF"/>
    <w:rsid w:val="00612DB8"/>
    <w:rsid w:val="006757F6"/>
    <w:rsid w:val="00680BC9"/>
    <w:rsid w:val="00685F3F"/>
    <w:rsid w:val="006C7537"/>
    <w:rsid w:val="00712C0D"/>
    <w:rsid w:val="00732054"/>
    <w:rsid w:val="007329A3"/>
    <w:rsid w:val="0074505B"/>
    <w:rsid w:val="00761F29"/>
    <w:rsid w:val="0076788F"/>
    <w:rsid w:val="007C682F"/>
    <w:rsid w:val="007E1354"/>
    <w:rsid w:val="007F7881"/>
    <w:rsid w:val="00801849"/>
    <w:rsid w:val="0082193F"/>
    <w:rsid w:val="00826828"/>
    <w:rsid w:val="00827C5F"/>
    <w:rsid w:val="008413A3"/>
    <w:rsid w:val="00846F7B"/>
    <w:rsid w:val="00871C42"/>
    <w:rsid w:val="00881833"/>
    <w:rsid w:val="008A0C1B"/>
    <w:rsid w:val="008B637D"/>
    <w:rsid w:val="008E118B"/>
    <w:rsid w:val="00911C92"/>
    <w:rsid w:val="00951643"/>
    <w:rsid w:val="00982A49"/>
    <w:rsid w:val="009850DF"/>
    <w:rsid w:val="009C2C20"/>
    <w:rsid w:val="009F2C40"/>
    <w:rsid w:val="00A67868"/>
    <w:rsid w:val="00A74BB7"/>
    <w:rsid w:val="00AB49DA"/>
    <w:rsid w:val="00AF4354"/>
    <w:rsid w:val="00B060EC"/>
    <w:rsid w:val="00B11629"/>
    <w:rsid w:val="00B226BE"/>
    <w:rsid w:val="00B240D3"/>
    <w:rsid w:val="00B3516B"/>
    <w:rsid w:val="00B418EB"/>
    <w:rsid w:val="00BB7D81"/>
    <w:rsid w:val="00BD3AD8"/>
    <w:rsid w:val="00C11400"/>
    <w:rsid w:val="00C41761"/>
    <w:rsid w:val="00CA5A48"/>
    <w:rsid w:val="00CC4E50"/>
    <w:rsid w:val="00CC5D5B"/>
    <w:rsid w:val="00CF458E"/>
    <w:rsid w:val="00D05C1F"/>
    <w:rsid w:val="00D1066F"/>
    <w:rsid w:val="00D2402E"/>
    <w:rsid w:val="00D27480"/>
    <w:rsid w:val="00D92165"/>
    <w:rsid w:val="00D9328C"/>
    <w:rsid w:val="00DA4C9E"/>
    <w:rsid w:val="00DA5800"/>
    <w:rsid w:val="00DD372E"/>
    <w:rsid w:val="00DD5F34"/>
    <w:rsid w:val="00E77905"/>
    <w:rsid w:val="00EA3AEF"/>
    <w:rsid w:val="00EA490A"/>
    <w:rsid w:val="00EB2DF3"/>
    <w:rsid w:val="00EC4006"/>
    <w:rsid w:val="00ED0818"/>
    <w:rsid w:val="00ED1A1A"/>
    <w:rsid w:val="00F0728D"/>
    <w:rsid w:val="00F2324D"/>
    <w:rsid w:val="00F446D5"/>
    <w:rsid w:val="00F94BD1"/>
    <w:rsid w:val="00FF404E"/>
    <w:rsid w:val="00FF64AC"/>
    <w:rsid w:val="3F7DCBCD"/>
    <w:rsid w:val="3FED148C"/>
    <w:rsid w:val="4DE47767"/>
    <w:rsid w:val="6BC601FB"/>
    <w:rsid w:val="7DFFB021"/>
    <w:rsid w:val="BFD2A376"/>
    <w:rsid w:val="DEFD7E58"/>
    <w:rsid w:val="FBF757FE"/>
    <w:rsid w:val="FFFDE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6"/>
    <w:autoRedefine/>
    <w:qFormat/>
    <w:uiPriority w:val="9"/>
    <w:pPr>
      <w:keepNext/>
      <w:keepLines/>
      <w:numPr>
        <w:ilvl w:val="0"/>
        <w:numId w:val="1"/>
      </w:numPr>
      <w:spacing w:before="340" w:after="330" w:line="578" w:lineRule="auto"/>
      <w:outlineLvl w:val="0"/>
    </w:pPr>
    <w:rPr>
      <w:rFonts w:eastAsia="黑体"/>
      <w:bCs/>
      <w:kern w:val="44"/>
      <w:sz w:val="44"/>
      <w:szCs w:val="44"/>
      <w:lang w:val="zh-CN"/>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24"/>
    <w:semiHidden/>
    <w:unhideWhenUsed/>
    <w:qFormat/>
    <w:uiPriority w:val="99"/>
    <w:pPr>
      <w:jc w:val="left"/>
    </w:pPr>
  </w:style>
  <w:style w:type="paragraph" w:styleId="8">
    <w:name w:val="Body Text"/>
    <w:basedOn w:val="1"/>
    <w:link w:val="21"/>
    <w:unhideWhenUsed/>
    <w:qFormat/>
    <w:uiPriority w:val="99"/>
    <w:pPr>
      <w:spacing w:after="120"/>
    </w:pPr>
  </w:style>
  <w:style w:type="paragraph" w:styleId="9">
    <w:name w:val="Balloon Text"/>
    <w:basedOn w:val="1"/>
    <w:link w:val="22"/>
    <w:semiHidden/>
    <w:unhideWhenUsed/>
    <w:qFormat/>
    <w:uiPriority w:val="99"/>
    <w:rPr>
      <w:sz w:val="18"/>
      <w:szCs w:val="18"/>
    </w:rPr>
  </w:style>
  <w:style w:type="paragraph" w:styleId="10">
    <w:name w:val="footer"/>
    <w:basedOn w:val="1"/>
    <w:link w:val="25"/>
    <w:unhideWhenUsed/>
    <w:uiPriority w:val="99"/>
    <w:pPr>
      <w:tabs>
        <w:tab w:val="center" w:pos="4153"/>
        <w:tab w:val="right" w:pos="8306"/>
      </w:tabs>
      <w:snapToGrid w:val="0"/>
      <w:jc w:val="left"/>
    </w:pPr>
    <w:rPr>
      <w:sz w:val="18"/>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tabs>
        <w:tab w:val="left" w:pos="1050"/>
        <w:tab w:val="right" w:leader="dot" w:pos="8296"/>
      </w:tabs>
    </w:pPr>
    <w:rPr>
      <w:b/>
      <w:sz w:val="28"/>
      <w:szCs w:val="28"/>
    </w:rPr>
  </w:style>
  <w:style w:type="paragraph" w:styleId="13">
    <w:name w:val="annotation subject"/>
    <w:basedOn w:val="7"/>
    <w:next w:val="7"/>
    <w:link w:val="23"/>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uiPriority w:val="99"/>
    <w:rPr>
      <w:color w:val="0000FF"/>
      <w:u w:val="single"/>
    </w:rPr>
  </w:style>
  <w:style w:type="character" w:styleId="18">
    <w:name w:val="annotation reference"/>
    <w:basedOn w:val="16"/>
    <w:semiHidden/>
    <w:unhideWhenUsed/>
    <w:uiPriority w:val="99"/>
    <w:rPr>
      <w:sz w:val="21"/>
      <w:szCs w:val="21"/>
    </w:rPr>
  </w:style>
  <w:style w:type="paragraph" w:customStyle="1" w:styleId="19">
    <w:name w:val="Revision"/>
    <w:hidden/>
    <w:unhideWhenUsed/>
    <w:uiPriority w:val="99"/>
    <w:rPr>
      <w:rFonts w:asciiTheme="minorHAnsi" w:hAnsiTheme="minorHAnsi" w:eastAsiaTheme="minorEastAsia" w:cstheme="minorBidi"/>
      <w:kern w:val="2"/>
      <w:sz w:val="21"/>
      <w:szCs w:val="22"/>
      <w:lang w:val="en-US" w:eastAsia="zh-CN" w:bidi="ar-SA"/>
    </w:rPr>
  </w:style>
  <w:style w:type="paragraph" w:styleId="20">
    <w:name w:val="List Paragraph"/>
    <w:basedOn w:val="1"/>
    <w:qFormat/>
    <w:uiPriority w:val="34"/>
    <w:pPr>
      <w:ind w:firstLine="420" w:firstLineChars="200"/>
    </w:pPr>
  </w:style>
  <w:style w:type="character" w:customStyle="1" w:styleId="21">
    <w:name w:val="正文文本 字符"/>
    <w:basedOn w:val="16"/>
    <w:link w:val="8"/>
    <w:qFormat/>
    <w:uiPriority w:val="99"/>
  </w:style>
  <w:style w:type="character" w:customStyle="1" w:styleId="22">
    <w:name w:val="批注框文本 字符"/>
    <w:basedOn w:val="16"/>
    <w:link w:val="9"/>
    <w:semiHidden/>
    <w:qFormat/>
    <w:uiPriority w:val="99"/>
    <w:rPr>
      <w:sz w:val="18"/>
      <w:szCs w:val="18"/>
    </w:rPr>
  </w:style>
  <w:style w:type="character" w:customStyle="1" w:styleId="23">
    <w:name w:val="批注主题 字符"/>
    <w:basedOn w:val="24"/>
    <w:link w:val="13"/>
    <w:semiHidden/>
    <w:uiPriority w:val="99"/>
    <w:rPr>
      <w:b/>
      <w:bCs/>
    </w:rPr>
  </w:style>
  <w:style w:type="character" w:customStyle="1" w:styleId="24">
    <w:name w:val="批注文字 字符"/>
    <w:basedOn w:val="16"/>
    <w:link w:val="7"/>
    <w:semiHidden/>
    <w:qFormat/>
    <w:uiPriority w:val="99"/>
  </w:style>
  <w:style w:type="character" w:customStyle="1" w:styleId="25">
    <w:name w:val="页脚 字符"/>
    <w:basedOn w:val="16"/>
    <w:link w:val="10"/>
    <w:qFormat/>
    <w:uiPriority w:val="99"/>
    <w:rPr>
      <w:sz w:val="18"/>
      <w:szCs w:val="18"/>
    </w:rPr>
  </w:style>
  <w:style w:type="character" w:customStyle="1" w:styleId="26">
    <w:name w:val="标题 1 字符"/>
    <w:basedOn w:val="16"/>
    <w:link w:val="2"/>
    <w:qFormat/>
    <w:uiPriority w:val="9"/>
    <w:rPr>
      <w:rFonts w:eastAsia="黑体"/>
      <w:bCs/>
      <w:kern w:val="44"/>
      <w:sz w:val="44"/>
      <w:szCs w:val="44"/>
      <w:lang w:val="zh-CN"/>
    </w:rPr>
  </w:style>
  <w:style w:type="character" w:customStyle="1" w:styleId="27">
    <w:name w:val="页眉 字符"/>
    <w:basedOn w:val="16"/>
    <w:link w:val="11"/>
    <w:qFormat/>
    <w:uiPriority w:val="99"/>
    <w:rPr>
      <w:sz w:val="18"/>
      <w:szCs w:val="18"/>
    </w:rPr>
  </w:style>
  <w:style w:type="character" w:customStyle="1" w:styleId="28">
    <w:name w:val="标题 2 字符"/>
    <w:basedOn w:val="16"/>
    <w:link w:val="3"/>
    <w:uiPriority w:val="9"/>
    <w:rPr>
      <w:rFonts w:asciiTheme="majorHAnsi" w:hAnsiTheme="majorHAnsi" w:eastAsiaTheme="majorEastAsia" w:cstheme="majorBidi"/>
      <w:b/>
      <w:bCs/>
      <w:sz w:val="32"/>
      <w:szCs w:val="32"/>
    </w:rPr>
  </w:style>
  <w:style w:type="character" w:customStyle="1" w:styleId="29">
    <w:name w:val="标题 3 字符"/>
    <w:basedOn w:val="16"/>
    <w:link w:val="4"/>
    <w:uiPriority w:val="9"/>
    <w:rPr>
      <w:b/>
      <w:bCs/>
      <w:sz w:val="32"/>
      <w:szCs w:val="32"/>
    </w:rPr>
  </w:style>
  <w:style w:type="character" w:customStyle="1" w:styleId="30">
    <w:name w:val="标题 4 字符"/>
    <w:basedOn w:val="16"/>
    <w:link w:val="5"/>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3467</Words>
  <Characters>3607</Characters>
  <Lines>212</Lines>
  <Paragraphs>176</Paragraphs>
  <TotalTime>13</TotalTime>
  <ScaleCrop>false</ScaleCrop>
  <LinksUpToDate>false</LinksUpToDate>
  <CharactersWithSpaces>6898</CharactersWithSpaces>
  <Application>WPS Office_6.11.0.8885_F1E327BC-269C-435d-A152-05C5408002CA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2025-05-03T15:08:00Z</dcterms:created>
  <dc:creator>海</dc:creator>
  <cp:lastModifiedBy>桦眚</cp:lastModifiedBy>
  <dcterms:modified xsi:type="dcterms:W3CDTF">2025-05-05T09:26:22Z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EE58B1CCB60A6D7BB33D17683DD8AAF2_42</vt:lpwstr>
  </property>
</Properties>
</file>